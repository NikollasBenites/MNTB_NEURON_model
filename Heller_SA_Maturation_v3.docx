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73D92" w14:textId="77777777" w:rsidR="00E6133D" w:rsidRPr="007C48BB" w:rsidRDefault="00E6133D" w:rsidP="00864A0A">
      <w:pPr>
        <w:spacing w:after="0"/>
        <w:contextualSpacing/>
        <w:jc w:val="both"/>
        <w:rPr>
          <w:rFonts w:ascii="Arial" w:hAnsi="Arial" w:cs="Arial"/>
          <w:b/>
        </w:rPr>
      </w:pPr>
      <w:r w:rsidRPr="007C48BB">
        <w:rPr>
          <w:rFonts w:ascii="Arial" w:hAnsi="Arial" w:cs="Arial"/>
          <w:b/>
        </w:rPr>
        <w:t xml:space="preserve">PNAS Template for Main Manuscript </w:t>
      </w:r>
    </w:p>
    <w:p w14:paraId="3C92163B" w14:textId="77777777" w:rsidR="00E6133D" w:rsidRPr="007C48BB" w:rsidRDefault="00E6133D" w:rsidP="00864A0A">
      <w:pPr>
        <w:spacing w:after="0"/>
        <w:contextualSpacing/>
        <w:jc w:val="both"/>
        <w:rPr>
          <w:rFonts w:ascii="Arial" w:hAnsi="Arial" w:cs="Arial"/>
        </w:rPr>
      </w:pPr>
    </w:p>
    <w:p w14:paraId="4B6BA994" w14:textId="01B2BB0F" w:rsidR="00E6133D" w:rsidRPr="007C48BB" w:rsidRDefault="00E6133D" w:rsidP="00864A0A">
      <w:pPr>
        <w:spacing w:after="0"/>
        <w:contextualSpacing/>
        <w:jc w:val="both"/>
        <w:rPr>
          <w:rFonts w:ascii="Arial" w:hAnsi="Arial" w:cs="Arial"/>
        </w:rPr>
      </w:pPr>
      <w:r w:rsidRPr="007C48BB">
        <w:rPr>
          <w:rFonts w:ascii="Arial" w:hAnsi="Arial" w:cs="Arial"/>
        </w:rPr>
        <w:t>This PNAS template for the Main Manuscript may be used to organize your main text source file. The template i</w:t>
      </w:r>
      <w:r w:rsidR="00474D11" w:rsidRPr="007C48BB">
        <w:rPr>
          <w:rFonts w:ascii="Arial" w:hAnsi="Arial" w:cs="Arial"/>
        </w:rPr>
        <w:t>s intended to provide a clearly</w:t>
      </w:r>
      <w:r w:rsidR="00A85CC3" w:rsidRPr="007C48BB">
        <w:rPr>
          <w:rFonts w:ascii="Arial" w:hAnsi="Arial" w:cs="Arial"/>
        </w:rPr>
        <w:t xml:space="preserve"> </w:t>
      </w:r>
      <w:r w:rsidRPr="007C48BB">
        <w:rPr>
          <w:rFonts w:ascii="Arial" w:hAnsi="Arial" w:cs="Arial"/>
        </w:rPr>
        <w:t xml:space="preserve">organized PDF </w:t>
      </w:r>
      <w:r w:rsidR="008E6DB8" w:rsidRPr="007C48BB">
        <w:rPr>
          <w:rFonts w:ascii="Arial" w:hAnsi="Arial" w:cs="Arial"/>
        </w:rPr>
        <w:t>to facilitate the review process.</w:t>
      </w:r>
      <w:r w:rsidRPr="007C48BB">
        <w:rPr>
          <w:rFonts w:ascii="Arial" w:hAnsi="Arial" w:cs="Arial"/>
        </w:rPr>
        <w:t xml:space="preserve"> Further information is available in our </w:t>
      </w:r>
      <w:hyperlink r:id="rId8" w:anchor="article-types">
        <w:r w:rsidR="003830A5" w:rsidRPr="007C48BB">
          <w:rPr>
            <w:rFonts w:ascii="Arial" w:hAnsi="Arial" w:cs="Arial"/>
            <w:color w:val="0000FF"/>
            <w:u w:val="single"/>
          </w:rPr>
          <w:t>Author Center</w:t>
        </w:r>
      </w:hyperlink>
      <w:r w:rsidRPr="007C48BB">
        <w:rPr>
          <w:rFonts w:ascii="Arial" w:hAnsi="Arial" w:cs="Arial"/>
        </w:rPr>
        <w:t xml:space="preserve">. </w:t>
      </w:r>
    </w:p>
    <w:p w14:paraId="7C556BED" w14:textId="77777777" w:rsidR="00E6133D" w:rsidRPr="007C48BB" w:rsidRDefault="00E6133D" w:rsidP="00864A0A">
      <w:pPr>
        <w:spacing w:after="0"/>
        <w:contextualSpacing/>
        <w:jc w:val="both"/>
        <w:rPr>
          <w:rFonts w:ascii="Arial" w:hAnsi="Arial" w:cs="Arial"/>
        </w:rPr>
      </w:pPr>
    </w:p>
    <w:p w14:paraId="741A6924" w14:textId="1559DF6A" w:rsidR="00E6133D" w:rsidRPr="007C48BB" w:rsidRDefault="00E6133D" w:rsidP="00864A0A">
      <w:pPr>
        <w:spacing w:after="0"/>
        <w:contextualSpacing/>
        <w:jc w:val="both"/>
        <w:rPr>
          <w:rFonts w:ascii="Arial" w:hAnsi="Arial" w:cs="Arial"/>
          <w:b/>
        </w:rPr>
      </w:pPr>
      <w:r w:rsidRPr="007C48BB">
        <w:rPr>
          <w:rFonts w:ascii="Arial" w:hAnsi="Arial" w:cs="Arial"/>
          <w:b/>
        </w:rPr>
        <w:t xml:space="preserve">Using the </w:t>
      </w:r>
      <w:r w:rsidR="00A1401C" w:rsidRPr="007C48BB">
        <w:rPr>
          <w:rFonts w:ascii="Arial" w:hAnsi="Arial" w:cs="Arial"/>
          <w:b/>
        </w:rPr>
        <w:t>t</w:t>
      </w:r>
      <w:r w:rsidRPr="007C48BB">
        <w:rPr>
          <w:rFonts w:ascii="Arial" w:hAnsi="Arial" w:cs="Arial"/>
          <w:b/>
        </w:rPr>
        <w:t>emplate</w:t>
      </w:r>
    </w:p>
    <w:p w14:paraId="344088A2" w14:textId="14355385" w:rsidR="00E6133D" w:rsidRPr="007C48BB" w:rsidRDefault="00E6133D" w:rsidP="00864A0A">
      <w:pPr>
        <w:spacing w:after="0"/>
        <w:contextualSpacing/>
        <w:jc w:val="both"/>
        <w:rPr>
          <w:rFonts w:ascii="Arial" w:hAnsi="Arial" w:cs="Arial"/>
        </w:rPr>
      </w:pPr>
      <w:r w:rsidRPr="007C48BB">
        <w:rPr>
          <w:rFonts w:ascii="Arial" w:hAnsi="Arial" w:cs="Arial"/>
        </w:rPr>
        <w:t xml:space="preserve">Paste the appropriate text from your manuscript into the relevant section of the template. You may maintain the template </w:t>
      </w:r>
      <w:proofErr w:type="gramStart"/>
      <w:r w:rsidRPr="007C48BB">
        <w:rPr>
          <w:rFonts w:ascii="Arial" w:hAnsi="Arial" w:cs="Arial"/>
        </w:rPr>
        <w:t>formatting, or</w:t>
      </w:r>
      <w:proofErr w:type="gramEnd"/>
      <w:r w:rsidRPr="007C48BB">
        <w:rPr>
          <w:rFonts w:ascii="Arial" w:hAnsi="Arial" w:cs="Arial"/>
        </w:rPr>
        <w:t xml:space="preserve"> reapply styles after pasting your text into the template. </w:t>
      </w:r>
    </w:p>
    <w:p w14:paraId="2AC680C0" w14:textId="77777777" w:rsidR="00E6133D" w:rsidRPr="007C48BB" w:rsidRDefault="00E6133D" w:rsidP="00864A0A">
      <w:pPr>
        <w:spacing w:after="0"/>
        <w:contextualSpacing/>
        <w:jc w:val="both"/>
        <w:rPr>
          <w:rFonts w:ascii="Arial" w:hAnsi="Arial" w:cs="Arial"/>
        </w:rPr>
      </w:pPr>
    </w:p>
    <w:p w14:paraId="1C460DAF" w14:textId="136BF000" w:rsidR="00E6133D" w:rsidRPr="007C48BB" w:rsidRDefault="00E6133D" w:rsidP="00864A0A">
      <w:pPr>
        <w:spacing w:after="0"/>
        <w:contextualSpacing/>
        <w:jc w:val="both"/>
        <w:rPr>
          <w:rFonts w:ascii="Arial" w:hAnsi="Arial" w:cs="Arial"/>
        </w:rPr>
      </w:pPr>
      <w:r w:rsidRPr="007C48BB">
        <w:rPr>
          <w:rFonts w:ascii="Arial" w:hAnsi="Arial" w:cs="Arial"/>
        </w:rPr>
        <w:t xml:space="preserve">Figures should be placed on separate pages with legends set immediately below each figure. Table </w:t>
      </w:r>
      <w:r w:rsidR="005A78D5" w:rsidRPr="007C48BB">
        <w:rPr>
          <w:rFonts w:ascii="Arial" w:hAnsi="Arial" w:cs="Arial"/>
        </w:rPr>
        <w:t>titles</w:t>
      </w:r>
      <w:r w:rsidRPr="007C48BB">
        <w:rPr>
          <w:rFonts w:ascii="Arial" w:hAnsi="Arial" w:cs="Arial"/>
        </w:rPr>
        <w:t xml:space="preserve"> should be set immediately above each table. </w:t>
      </w:r>
      <w:r w:rsidR="00B4169B" w:rsidRPr="007C48BB">
        <w:rPr>
          <w:rFonts w:ascii="Arial" w:hAnsi="Arial" w:cs="Arial"/>
        </w:rPr>
        <w:t>Please do not use field codes for figures and tables to ensure the numbering is correct after the PDF conversion.</w:t>
      </w:r>
    </w:p>
    <w:p w14:paraId="4687B470" w14:textId="77777777" w:rsidR="00E6133D" w:rsidRPr="007C48BB" w:rsidRDefault="00E6133D" w:rsidP="00864A0A">
      <w:pPr>
        <w:spacing w:after="0"/>
        <w:contextualSpacing/>
        <w:jc w:val="both"/>
        <w:rPr>
          <w:rFonts w:ascii="Arial" w:hAnsi="Arial" w:cs="Arial"/>
        </w:rPr>
      </w:pPr>
    </w:p>
    <w:p w14:paraId="5F21F990" w14:textId="77777777" w:rsidR="00E6133D" w:rsidRPr="007C48BB" w:rsidRDefault="00E6133D" w:rsidP="00864A0A">
      <w:pPr>
        <w:spacing w:after="0"/>
        <w:contextualSpacing/>
        <w:jc w:val="both"/>
        <w:rPr>
          <w:rFonts w:ascii="Arial" w:hAnsi="Arial" w:cs="Arial"/>
        </w:rPr>
      </w:pPr>
      <w:r w:rsidRPr="007C48BB">
        <w:rPr>
          <w:rFonts w:ascii="Arial" w:hAnsi="Arial" w:cs="Arial"/>
        </w:rPr>
        <w:t xml:space="preserve">References cited in the main text should be included in a separate reference list at the end of this file. </w:t>
      </w:r>
      <w:r w:rsidR="00980C22" w:rsidRPr="007C48BB">
        <w:rPr>
          <w:rFonts w:ascii="Arial" w:hAnsi="Arial" w:cs="Arial"/>
        </w:rPr>
        <w:t>Examples of the PNAS citation style are included below.</w:t>
      </w:r>
    </w:p>
    <w:p w14:paraId="356FF117" w14:textId="77777777" w:rsidR="00E6133D" w:rsidRPr="007C48BB" w:rsidRDefault="00E6133D" w:rsidP="00864A0A">
      <w:pPr>
        <w:spacing w:after="0"/>
        <w:contextualSpacing/>
        <w:jc w:val="both"/>
        <w:rPr>
          <w:rFonts w:ascii="Arial" w:hAnsi="Arial" w:cs="Arial"/>
        </w:rPr>
      </w:pPr>
    </w:p>
    <w:p w14:paraId="41A3A129" w14:textId="503C09D8" w:rsidR="00E6133D" w:rsidRPr="007C48BB" w:rsidRDefault="00E6133D" w:rsidP="00864A0A">
      <w:pPr>
        <w:spacing w:after="0"/>
        <w:contextualSpacing/>
        <w:jc w:val="both"/>
        <w:rPr>
          <w:rFonts w:ascii="Arial" w:hAnsi="Arial" w:cs="Arial"/>
          <w:b/>
        </w:rPr>
      </w:pPr>
      <w:r w:rsidRPr="007C48BB">
        <w:rPr>
          <w:rFonts w:ascii="Arial" w:hAnsi="Arial" w:cs="Arial"/>
          <w:b/>
        </w:rPr>
        <w:t>Notes about submission</w:t>
      </w:r>
    </w:p>
    <w:p w14:paraId="3D6A6914" w14:textId="11AD110A" w:rsidR="00E6133D" w:rsidRPr="007C48BB" w:rsidRDefault="00F649EE" w:rsidP="00864A0A">
      <w:pPr>
        <w:spacing w:after="0"/>
        <w:contextualSpacing/>
        <w:jc w:val="both"/>
        <w:rPr>
          <w:rFonts w:ascii="Arial" w:hAnsi="Arial" w:cs="Arial"/>
        </w:rPr>
      </w:pPr>
      <w:r w:rsidRPr="007C48BB">
        <w:rPr>
          <w:rFonts w:ascii="Arial" w:hAnsi="Arial" w:cs="Arial"/>
        </w:rPr>
        <w:t>The following</w:t>
      </w:r>
      <w:r w:rsidR="00474D11" w:rsidRPr="007C48BB">
        <w:rPr>
          <w:rFonts w:ascii="Arial" w:hAnsi="Arial" w:cs="Arial"/>
        </w:rPr>
        <w:t xml:space="preserve"> items are required on the title</w:t>
      </w:r>
      <w:r w:rsidRPr="007C48BB">
        <w:rPr>
          <w:rFonts w:ascii="Arial" w:hAnsi="Arial" w:cs="Arial"/>
        </w:rPr>
        <w:t xml:space="preserve"> page: </w:t>
      </w:r>
      <w:r w:rsidRPr="007C48BB">
        <w:rPr>
          <w:rFonts w:ascii="Arial" w:hAnsi="Arial" w:cs="Arial"/>
          <w:b/>
        </w:rPr>
        <w:t>Title, Author Line, Author Affiliations, C</w:t>
      </w:r>
      <w:r w:rsidR="00E01958" w:rsidRPr="007C48BB">
        <w:rPr>
          <w:rFonts w:ascii="Arial" w:hAnsi="Arial" w:cs="Arial"/>
          <w:b/>
        </w:rPr>
        <w:t>orresponding Author information</w:t>
      </w:r>
      <w:r w:rsidRPr="007C48BB">
        <w:rPr>
          <w:rFonts w:ascii="Arial" w:hAnsi="Arial" w:cs="Arial"/>
        </w:rPr>
        <w:t>.</w:t>
      </w:r>
      <w:r w:rsidR="00E6133D" w:rsidRPr="007C48BB">
        <w:rPr>
          <w:rFonts w:ascii="Arial" w:hAnsi="Arial" w:cs="Arial"/>
        </w:rPr>
        <w:t xml:space="preserve"> Each of the</w:t>
      </w:r>
      <w:r w:rsidRPr="007C48BB">
        <w:rPr>
          <w:rFonts w:ascii="Arial" w:hAnsi="Arial" w:cs="Arial"/>
        </w:rPr>
        <w:t>se</w:t>
      </w:r>
      <w:r w:rsidR="00E6133D" w:rsidRPr="007C48BB">
        <w:rPr>
          <w:rFonts w:ascii="Arial" w:hAnsi="Arial" w:cs="Arial"/>
        </w:rPr>
        <w:t xml:space="preserve"> items </w:t>
      </w:r>
      <w:r w:rsidR="00E6133D" w:rsidRPr="007C48BB">
        <w:rPr>
          <w:rFonts w:ascii="Arial" w:hAnsi="Arial" w:cs="Arial"/>
          <w:b/>
        </w:rPr>
        <w:t>must</w:t>
      </w:r>
      <w:r w:rsidR="00E6133D" w:rsidRPr="007C48BB">
        <w:rPr>
          <w:rFonts w:ascii="Arial" w:hAnsi="Arial" w:cs="Arial"/>
        </w:rPr>
        <w:t xml:space="preserve"> be provided</w:t>
      </w:r>
      <w:r w:rsidR="00474D11" w:rsidRPr="007C48BB">
        <w:rPr>
          <w:rFonts w:ascii="Arial" w:hAnsi="Arial" w:cs="Arial"/>
        </w:rPr>
        <w:t xml:space="preserve"> on the title</w:t>
      </w:r>
      <w:r w:rsidRPr="007C48BB">
        <w:rPr>
          <w:rFonts w:ascii="Arial" w:hAnsi="Arial" w:cs="Arial"/>
        </w:rPr>
        <w:t xml:space="preserve"> page</w:t>
      </w:r>
      <w:r w:rsidR="00E6133D" w:rsidRPr="007C48BB">
        <w:rPr>
          <w:rFonts w:ascii="Arial" w:hAnsi="Arial" w:cs="Arial"/>
        </w:rPr>
        <w:t xml:space="preserve"> for us to proceed with processing your paper.</w:t>
      </w:r>
    </w:p>
    <w:p w14:paraId="364DED2C" w14:textId="77777777" w:rsidR="00E6133D" w:rsidRPr="007C48BB" w:rsidRDefault="00E6133D" w:rsidP="00864A0A">
      <w:pPr>
        <w:spacing w:after="0"/>
        <w:contextualSpacing/>
        <w:jc w:val="both"/>
        <w:rPr>
          <w:rFonts w:ascii="Arial" w:hAnsi="Arial" w:cs="Arial"/>
        </w:rPr>
      </w:pPr>
    </w:p>
    <w:p w14:paraId="669080B5" w14:textId="77777777" w:rsidR="00E6133D" w:rsidRPr="007C48BB" w:rsidRDefault="00980C22" w:rsidP="00864A0A">
      <w:pPr>
        <w:spacing w:after="0"/>
        <w:contextualSpacing/>
        <w:jc w:val="both"/>
        <w:rPr>
          <w:rFonts w:ascii="Arial" w:hAnsi="Arial" w:cs="Arial"/>
        </w:rPr>
      </w:pPr>
      <w:r w:rsidRPr="007C48BB">
        <w:rPr>
          <w:rFonts w:ascii="Arial" w:hAnsi="Arial" w:cs="Arial"/>
        </w:rPr>
        <w:t>You are not required to</w:t>
      </w:r>
      <w:r w:rsidR="00E6133D" w:rsidRPr="007C48BB">
        <w:rPr>
          <w:rFonts w:ascii="Arial" w:hAnsi="Arial" w:cs="Arial"/>
        </w:rPr>
        <w:t xml:space="preserve"> </w:t>
      </w:r>
      <w:r w:rsidRPr="007C48BB">
        <w:rPr>
          <w:rFonts w:ascii="Arial" w:hAnsi="Arial" w:cs="Arial"/>
        </w:rPr>
        <w:t xml:space="preserve">adhere to </w:t>
      </w:r>
      <w:r w:rsidR="00E6133D" w:rsidRPr="007C48BB">
        <w:rPr>
          <w:rFonts w:ascii="Arial" w:hAnsi="Arial" w:cs="Arial"/>
        </w:rPr>
        <w:t>the section orde</w:t>
      </w:r>
      <w:r w:rsidRPr="007C48BB">
        <w:rPr>
          <w:rFonts w:ascii="Arial" w:hAnsi="Arial" w:cs="Arial"/>
        </w:rPr>
        <w:t>r</w:t>
      </w:r>
      <w:r w:rsidR="00E6133D" w:rsidRPr="007C48BB">
        <w:rPr>
          <w:rFonts w:ascii="Arial" w:hAnsi="Arial" w:cs="Arial"/>
        </w:rPr>
        <w:t xml:space="preserve"> outlined below. </w:t>
      </w:r>
      <w:r w:rsidRPr="007C48BB">
        <w:rPr>
          <w:rFonts w:ascii="Arial" w:hAnsi="Arial" w:cs="Arial"/>
        </w:rPr>
        <w:t>F</w:t>
      </w:r>
      <w:r w:rsidR="00E6133D" w:rsidRPr="007C48BB">
        <w:rPr>
          <w:rFonts w:ascii="Arial" w:hAnsi="Arial" w:cs="Arial"/>
        </w:rPr>
        <w:t xml:space="preserve">or example, </w:t>
      </w:r>
      <w:r w:rsidRPr="007C48BB">
        <w:rPr>
          <w:rFonts w:ascii="Arial" w:hAnsi="Arial" w:cs="Arial"/>
        </w:rPr>
        <w:t xml:space="preserve">you may </w:t>
      </w:r>
      <w:r w:rsidR="00E6133D" w:rsidRPr="007C48BB">
        <w:rPr>
          <w:rFonts w:ascii="Arial" w:hAnsi="Arial" w:cs="Arial"/>
        </w:rPr>
        <w:t xml:space="preserve">combine your </w:t>
      </w:r>
      <w:r w:rsidRPr="007C48BB">
        <w:rPr>
          <w:rFonts w:ascii="Arial" w:hAnsi="Arial" w:cs="Arial"/>
        </w:rPr>
        <w:t>Results and D</w:t>
      </w:r>
      <w:r w:rsidR="00E6133D" w:rsidRPr="007C48BB">
        <w:rPr>
          <w:rFonts w:ascii="Arial" w:hAnsi="Arial" w:cs="Arial"/>
        </w:rPr>
        <w:t>iscussion</w:t>
      </w:r>
      <w:r w:rsidRPr="007C48BB">
        <w:rPr>
          <w:rFonts w:ascii="Arial" w:hAnsi="Arial" w:cs="Arial"/>
        </w:rPr>
        <w:t xml:space="preserve"> or use alternate section headings. Materials and Methods should be included after the Results and Discussion in most cases. </w:t>
      </w:r>
      <w:r w:rsidR="00E6133D" w:rsidRPr="007C48BB">
        <w:rPr>
          <w:rFonts w:ascii="Arial" w:hAnsi="Arial" w:cs="Arial"/>
        </w:rPr>
        <w:t>If yo</w:t>
      </w:r>
      <w:r w:rsidRPr="007C48BB">
        <w:rPr>
          <w:rFonts w:ascii="Arial" w:hAnsi="Arial" w:cs="Arial"/>
        </w:rPr>
        <w:t xml:space="preserve">ur paper </w:t>
      </w:r>
      <w:r w:rsidR="004768C8" w:rsidRPr="007C48BB">
        <w:rPr>
          <w:rFonts w:ascii="Arial" w:hAnsi="Arial" w:cs="Arial"/>
        </w:rPr>
        <w:t>does not include</w:t>
      </w:r>
      <w:r w:rsidRPr="007C48BB">
        <w:rPr>
          <w:rFonts w:ascii="Arial" w:hAnsi="Arial" w:cs="Arial"/>
        </w:rPr>
        <w:t xml:space="preserve"> the standard</w:t>
      </w:r>
      <w:r w:rsidR="00E6133D" w:rsidRPr="007C48BB">
        <w:rPr>
          <w:rFonts w:ascii="Arial" w:hAnsi="Arial" w:cs="Arial"/>
        </w:rPr>
        <w:t xml:space="preserve"> section headings, </w:t>
      </w:r>
      <w:r w:rsidRPr="007C48BB">
        <w:rPr>
          <w:rFonts w:ascii="Arial" w:hAnsi="Arial" w:cs="Arial"/>
        </w:rPr>
        <w:t>please provide a</w:t>
      </w:r>
      <w:r w:rsidR="00E6133D" w:rsidRPr="007C48BB">
        <w:rPr>
          <w:rFonts w:ascii="Arial" w:hAnsi="Arial" w:cs="Arial"/>
        </w:rPr>
        <w:t xml:space="preserve"> brief explanation in the </w:t>
      </w:r>
      <w:r w:rsidR="00E6133D" w:rsidRPr="007C48BB">
        <w:rPr>
          <w:rFonts w:ascii="Arial" w:hAnsi="Arial" w:cs="Arial"/>
          <w:b/>
        </w:rPr>
        <w:t>Comments to Editorial Staff</w:t>
      </w:r>
      <w:r w:rsidR="00E6133D" w:rsidRPr="007C48BB">
        <w:rPr>
          <w:rFonts w:ascii="Arial" w:hAnsi="Arial" w:cs="Arial"/>
        </w:rPr>
        <w:t xml:space="preserve"> field of the submission form. </w:t>
      </w:r>
    </w:p>
    <w:p w14:paraId="50A683C8" w14:textId="77777777" w:rsidR="00980C22" w:rsidRPr="007C48BB" w:rsidRDefault="00980C22" w:rsidP="00864A0A">
      <w:pPr>
        <w:spacing w:after="0"/>
        <w:contextualSpacing/>
        <w:jc w:val="both"/>
        <w:rPr>
          <w:rFonts w:ascii="Arial" w:hAnsi="Arial" w:cs="Arial"/>
        </w:rPr>
      </w:pPr>
    </w:p>
    <w:p w14:paraId="1F1A7C4E" w14:textId="77777777" w:rsidR="00E6133D" w:rsidRPr="007C48BB" w:rsidRDefault="00E6133D" w:rsidP="00864A0A">
      <w:pPr>
        <w:spacing w:after="0"/>
        <w:contextualSpacing/>
        <w:jc w:val="both"/>
        <w:rPr>
          <w:rFonts w:ascii="Arial" w:hAnsi="Arial" w:cs="Arial"/>
        </w:rPr>
      </w:pPr>
      <w:bookmarkStart w:id="0" w:name="_gjdgxs" w:colFirst="0" w:colLast="0"/>
      <w:bookmarkEnd w:id="0"/>
      <w:r w:rsidRPr="007C48BB">
        <w:rPr>
          <w:rFonts w:ascii="Arial" w:hAnsi="Arial" w:cs="Arial"/>
        </w:rPr>
        <w:t xml:space="preserve">You may include subheadings within the </w:t>
      </w:r>
      <w:r w:rsidR="00980C22" w:rsidRPr="007C48BB">
        <w:rPr>
          <w:rFonts w:ascii="Arial" w:hAnsi="Arial" w:cs="Arial"/>
        </w:rPr>
        <w:t xml:space="preserve">standard </w:t>
      </w:r>
      <w:r w:rsidRPr="007C48BB">
        <w:rPr>
          <w:rFonts w:ascii="Arial" w:hAnsi="Arial" w:cs="Arial"/>
        </w:rPr>
        <w:t>headings listed below. You may also include line numbers.</w:t>
      </w:r>
    </w:p>
    <w:p w14:paraId="561F7E59" w14:textId="77777777" w:rsidR="00E6133D" w:rsidRPr="007C48BB" w:rsidRDefault="00E6133D" w:rsidP="00864A0A">
      <w:pPr>
        <w:spacing w:after="0"/>
        <w:contextualSpacing/>
        <w:jc w:val="both"/>
        <w:rPr>
          <w:rFonts w:ascii="Arial" w:hAnsi="Arial" w:cs="Arial"/>
          <w:b/>
        </w:rPr>
      </w:pPr>
    </w:p>
    <w:p w14:paraId="379C25FA" w14:textId="2A5282A1" w:rsidR="00E6133D" w:rsidRPr="007C48BB" w:rsidRDefault="00E6133D" w:rsidP="00864A0A">
      <w:pPr>
        <w:spacing w:after="0"/>
        <w:contextualSpacing/>
        <w:jc w:val="both"/>
        <w:rPr>
          <w:rFonts w:ascii="Arial" w:hAnsi="Arial" w:cs="Arial"/>
        </w:rPr>
      </w:pPr>
      <w:r w:rsidRPr="007C48BB">
        <w:rPr>
          <w:rFonts w:ascii="Arial" w:hAnsi="Arial" w:cs="Arial"/>
          <w:b/>
        </w:rPr>
        <w:t>Submitting your main manuscript</w:t>
      </w:r>
    </w:p>
    <w:p w14:paraId="7C69B1FF" w14:textId="77777777" w:rsidR="00E6133D" w:rsidRPr="007C48BB" w:rsidRDefault="00E6133D" w:rsidP="00864A0A">
      <w:pPr>
        <w:spacing w:after="0"/>
        <w:contextualSpacing/>
        <w:jc w:val="both"/>
        <w:rPr>
          <w:rFonts w:ascii="Arial" w:hAnsi="Arial" w:cs="Arial"/>
        </w:rPr>
      </w:pPr>
      <w:r w:rsidRPr="007C48BB">
        <w:rPr>
          <w:rFonts w:ascii="Arial" w:hAnsi="Arial" w:cs="Arial"/>
        </w:rPr>
        <w:t xml:space="preserve">Delete this first page, and then save your completed main text file as a PDF for submission, following instructions available </w:t>
      </w:r>
      <w:hyperlink r:id="rId9" w:anchor="preparation">
        <w:r w:rsidRPr="007C48BB">
          <w:rPr>
            <w:rFonts w:ascii="Arial" w:hAnsi="Arial" w:cs="Arial"/>
            <w:color w:val="0000FF"/>
            <w:u w:val="single"/>
          </w:rPr>
          <w:t>here</w:t>
        </w:r>
      </w:hyperlink>
      <w:r w:rsidRPr="007C48BB">
        <w:rPr>
          <w:rFonts w:ascii="Arial" w:hAnsi="Arial" w:cs="Arial"/>
        </w:rPr>
        <w:t xml:space="preserve">.  </w:t>
      </w:r>
    </w:p>
    <w:p w14:paraId="7DDE7D18" w14:textId="77777777" w:rsidR="00E6133D" w:rsidRPr="007C48BB" w:rsidRDefault="00E6133D" w:rsidP="00864A0A">
      <w:pPr>
        <w:spacing w:after="0"/>
        <w:jc w:val="both"/>
        <w:rPr>
          <w:rFonts w:ascii="Arial" w:hAnsi="Arial" w:cs="Arial"/>
        </w:rPr>
      </w:pPr>
    </w:p>
    <w:p w14:paraId="5B71EC7D" w14:textId="0170A7D5" w:rsidR="00E6133D" w:rsidRPr="007C48BB" w:rsidRDefault="00474D11" w:rsidP="00864A0A">
      <w:pPr>
        <w:spacing w:after="0"/>
        <w:jc w:val="both"/>
        <w:rPr>
          <w:rFonts w:ascii="Arial" w:hAnsi="Arial" w:cs="Arial"/>
          <w:i/>
        </w:rPr>
      </w:pPr>
      <w:r w:rsidRPr="007C48BB">
        <w:rPr>
          <w:rFonts w:ascii="Arial" w:hAnsi="Arial" w:cs="Arial"/>
          <w:i/>
        </w:rPr>
        <w:t xml:space="preserve">Updated </w:t>
      </w:r>
      <w:r w:rsidR="00DF48AE" w:rsidRPr="007C48BB">
        <w:rPr>
          <w:rFonts w:ascii="Arial" w:hAnsi="Arial" w:cs="Arial"/>
          <w:i/>
        </w:rPr>
        <w:t>February 2022</w:t>
      </w:r>
    </w:p>
    <w:p w14:paraId="3C8A7178" w14:textId="77777777" w:rsidR="00E6133D" w:rsidRPr="007C48BB" w:rsidRDefault="00E6133D" w:rsidP="00864A0A">
      <w:pPr>
        <w:spacing w:after="0"/>
        <w:rPr>
          <w:rFonts w:ascii="Arial" w:hAnsi="Arial" w:cs="Arial"/>
        </w:rPr>
      </w:pPr>
    </w:p>
    <w:p w14:paraId="262FDE50" w14:textId="77777777" w:rsidR="00E6133D" w:rsidRPr="007C48BB" w:rsidRDefault="00E6133D" w:rsidP="00864A0A">
      <w:pPr>
        <w:widowControl w:val="0"/>
        <w:pBdr>
          <w:top w:val="nil"/>
          <w:left w:val="nil"/>
          <w:bottom w:val="nil"/>
          <w:right w:val="nil"/>
          <w:between w:val="nil"/>
        </w:pBdr>
        <w:spacing w:after="0" w:line="276" w:lineRule="auto"/>
        <w:sectPr w:rsidR="00E6133D" w:rsidRPr="007C48BB">
          <w:headerReference w:type="default" r:id="rId10"/>
          <w:footerReference w:type="default" r:id="rId11"/>
          <w:pgSz w:w="12240" w:h="15840"/>
          <w:pgMar w:top="1440" w:right="1800" w:bottom="1440" w:left="1800" w:header="720" w:footer="720" w:gutter="0"/>
          <w:pgNumType w:start="1"/>
          <w:cols w:space="720"/>
        </w:sectPr>
      </w:pPr>
      <w:r w:rsidRPr="007C48BB">
        <w:rPr>
          <w:rFonts w:ascii="Arial" w:hAnsi="Arial" w:cs="Arial"/>
        </w:rPr>
        <w:br w:type="page"/>
      </w:r>
    </w:p>
    <w:p w14:paraId="1570751D" w14:textId="418A4989" w:rsidR="00E6133D" w:rsidRPr="007C48BB" w:rsidRDefault="007527BE" w:rsidP="00864A0A">
      <w:pPr>
        <w:spacing w:after="0"/>
      </w:pPr>
      <w:r w:rsidRPr="007C48BB">
        <w:rPr>
          <w:rFonts w:ascii="Arial" w:hAnsi="Arial" w:cs="Arial"/>
          <w:noProof/>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Pr="007C48BB" w:rsidRDefault="00DF48AE" w:rsidP="00864A0A">
      <w:pPr>
        <w:spacing w:after="0"/>
        <w:jc w:val="center"/>
      </w:pPr>
    </w:p>
    <w:p w14:paraId="1649890B" w14:textId="77777777" w:rsidR="00E6133D" w:rsidRPr="007C48BB" w:rsidRDefault="00E6133D" w:rsidP="00864A0A">
      <w:pPr>
        <w:spacing w:after="0"/>
        <w:rPr>
          <w:rFonts w:ascii="Arial" w:hAnsi="Arial" w:cs="Arial"/>
          <w:b/>
        </w:rPr>
      </w:pPr>
      <w:r w:rsidRPr="007C48BB">
        <w:rPr>
          <w:rFonts w:ascii="Arial" w:hAnsi="Arial" w:cs="Arial"/>
          <w:b/>
        </w:rPr>
        <w:t>Main Manuscript for</w:t>
      </w:r>
    </w:p>
    <w:p w14:paraId="1EFAC6CD" w14:textId="09E9C8BB" w:rsidR="00A14DA4" w:rsidRPr="007C48BB" w:rsidRDefault="00A14DA4" w:rsidP="00864A0A">
      <w:pPr>
        <w:spacing w:after="0" w:line="480" w:lineRule="auto"/>
        <w:jc w:val="both"/>
        <w:rPr>
          <w:rFonts w:ascii="Arial" w:hAnsi="Arial" w:cs="Arial"/>
          <w:bCs/>
        </w:rPr>
      </w:pPr>
      <w:r w:rsidRPr="00C05754">
        <w:rPr>
          <w:rFonts w:ascii="Arial" w:hAnsi="Arial" w:cs="Arial"/>
          <w:bCs/>
          <w:highlight w:val="yellow"/>
        </w:rPr>
        <w:t xml:space="preserve">Spontaneous Activity </w:t>
      </w:r>
      <w:r w:rsidR="00C05754">
        <w:rPr>
          <w:rFonts w:ascii="Arial" w:hAnsi="Arial" w:cs="Arial"/>
          <w:bCs/>
          <w:highlight w:val="yellow"/>
        </w:rPr>
        <w:t xml:space="preserve">is </w:t>
      </w:r>
      <w:r w:rsidR="00BF7F1D">
        <w:rPr>
          <w:rFonts w:ascii="Arial" w:hAnsi="Arial" w:cs="Arial"/>
          <w:bCs/>
          <w:highlight w:val="yellow"/>
        </w:rPr>
        <w:t>Necessary</w:t>
      </w:r>
      <w:r w:rsidR="00C05754">
        <w:rPr>
          <w:rFonts w:ascii="Arial" w:hAnsi="Arial" w:cs="Arial"/>
          <w:bCs/>
          <w:highlight w:val="yellow"/>
        </w:rPr>
        <w:t xml:space="preserve"> for</w:t>
      </w:r>
      <w:r w:rsidRPr="00C05754">
        <w:rPr>
          <w:rFonts w:ascii="Arial" w:hAnsi="Arial" w:cs="Arial"/>
          <w:bCs/>
          <w:highlight w:val="yellow"/>
        </w:rPr>
        <w:t xml:space="preserve"> the Synchronous Growth of the Calyx of Held and Intrinsic Matching of Postsynaptic Excitability in the Medial Nucleus of the Trapezoid Body</w:t>
      </w:r>
    </w:p>
    <w:p w14:paraId="548C3CA0" w14:textId="3C566D20" w:rsidR="00A14DA4" w:rsidRPr="007C48BB" w:rsidRDefault="00A14DA4" w:rsidP="00864A0A">
      <w:pPr>
        <w:spacing w:after="0" w:line="480" w:lineRule="auto"/>
        <w:jc w:val="both"/>
        <w:rPr>
          <w:rFonts w:ascii="Arial" w:hAnsi="Arial" w:cs="Arial"/>
          <w:vertAlign w:val="superscript"/>
        </w:rPr>
      </w:pPr>
      <w:r w:rsidRPr="007C48BB">
        <w:rPr>
          <w:rFonts w:ascii="Arial" w:hAnsi="Arial" w:cs="Arial"/>
        </w:rPr>
        <w:t>Daniel T. Heller</w:t>
      </w:r>
      <w:r w:rsidRPr="007C48BB">
        <w:rPr>
          <w:rFonts w:ascii="Arial" w:hAnsi="Arial" w:cs="Arial"/>
          <w:vertAlign w:val="superscript"/>
        </w:rPr>
        <w:t>1</w:t>
      </w:r>
      <w:r w:rsidR="00C05754">
        <w:rPr>
          <w:rFonts w:ascii="Arial" w:hAnsi="Arial" w:cs="Arial"/>
          <w:vertAlign w:val="superscript"/>
        </w:rPr>
        <w:t>#</w:t>
      </w:r>
      <w:r w:rsidRPr="007C48BB">
        <w:rPr>
          <w:rFonts w:ascii="Arial" w:hAnsi="Arial" w:cs="Arial"/>
        </w:rPr>
        <w:t xml:space="preserve">, Nikollas </w:t>
      </w:r>
      <w:r w:rsidR="0044214F">
        <w:rPr>
          <w:rFonts w:ascii="Arial" w:hAnsi="Arial" w:cs="Arial"/>
        </w:rPr>
        <w:t xml:space="preserve">M. </w:t>
      </w:r>
      <w:r w:rsidRPr="007C48BB">
        <w:rPr>
          <w:rFonts w:ascii="Arial" w:hAnsi="Arial" w:cs="Arial"/>
        </w:rPr>
        <w:t>Benites</w:t>
      </w:r>
      <w:r w:rsidRPr="007C48BB">
        <w:rPr>
          <w:rFonts w:ascii="Arial" w:hAnsi="Arial" w:cs="Arial"/>
          <w:vertAlign w:val="superscript"/>
        </w:rPr>
        <w:t>1</w:t>
      </w:r>
      <w:r w:rsidR="00C05754">
        <w:rPr>
          <w:rFonts w:ascii="Arial" w:hAnsi="Arial" w:cs="Arial"/>
          <w:vertAlign w:val="superscript"/>
        </w:rPr>
        <w:t>#</w:t>
      </w:r>
      <w:r w:rsidRPr="007C48BB">
        <w:rPr>
          <w:rFonts w:ascii="Arial" w:hAnsi="Arial" w:cs="Arial"/>
        </w:rPr>
        <w:t xml:space="preserve">, </w:t>
      </w:r>
      <w:r w:rsidR="00D32ADE" w:rsidRPr="007C48BB">
        <w:rPr>
          <w:rFonts w:ascii="Arial" w:hAnsi="Arial" w:cs="Arial"/>
        </w:rPr>
        <w:t>Emily M. Amick</w:t>
      </w:r>
      <w:r w:rsidR="00D32ADE" w:rsidRPr="007C48BB">
        <w:rPr>
          <w:rFonts w:ascii="Arial" w:hAnsi="Arial" w:cs="Arial"/>
          <w:vertAlign w:val="superscript"/>
        </w:rPr>
        <w:t>1</w:t>
      </w:r>
      <w:r w:rsidR="00D32ADE" w:rsidRPr="007C48BB">
        <w:rPr>
          <w:rFonts w:ascii="Arial" w:hAnsi="Arial" w:cs="Arial"/>
        </w:rPr>
        <w:t xml:space="preserve">, </w:t>
      </w:r>
      <w:r w:rsidRPr="00B417AF">
        <w:rPr>
          <w:rFonts w:ascii="Arial" w:hAnsi="Arial" w:cs="Arial"/>
          <w:highlight w:val="yellow"/>
        </w:rPr>
        <w:t>Andre Dagostin</w:t>
      </w:r>
      <w:r w:rsidRPr="00B417AF">
        <w:rPr>
          <w:rFonts w:ascii="Arial" w:hAnsi="Arial" w:cs="Arial"/>
          <w:highlight w:val="yellow"/>
          <w:vertAlign w:val="superscript"/>
        </w:rPr>
        <w:t>2</w:t>
      </w:r>
      <w:r w:rsidRPr="007C48BB">
        <w:rPr>
          <w:rFonts w:ascii="Arial" w:hAnsi="Arial" w:cs="Arial"/>
        </w:rPr>
        <w:t>, Samuel M. Young Jr.</w:t>
      </w:r>
      <w:r w:rsidR="00B03CD6">
        <w:rPr>
          <w:rFonts w:ascii="Arial" w:hAnsi="Arial" w:cs="Arial"/>
          <w:vertAlign w:val="superscript"/>
        </w:rPr>
        <w:t>2</w:t>
      </w:r>
      <w:r w:rsidR="00CC560E">
        <w:rPr>
          <w:rFonts w:ascii="Arial" w:hAnsi="Arial" w:cs="Arial"/>
          <w:vertAlign w:val="superscript"/>
        </w:rPr>
        <w:t>,3</w:t>
      </w:r>
      <w:r w:rsidRPr="007C48BB">
        <w:rPr>
          <w:rFonts w:ascii="Arial" w:hAnsi="Arial" w:cs="Arial"/>
        </w:rPr>
        <w:t>, Henrique von Gersdorff</w:t>
      </w:r>
      <w:r w:rsidR="00CC560E">
        <w:rPr>
          <w:rFonts w:ascii="Arial" w:hAnsi="Arial" w:cs="Arial"/>
          <w:vertAlign w:val="superscript"/>
        </w:rPr>
        <w:t>4</w:t>
      </w:r>
      <w:r w:rsidR="00B03CD6" w:rsidRPr="00B03CD6">
        <w:rPr>
          <w:rFonts w:ascii="Arial" w:hAnsi="Arial" w:cs="Arial"/>
          <w:vertAlign w:val="superscript"/>
        </w:rPr>
        <w:t>,</w:t>
      </w:r>
      <w:r w:rsidR="00CC560E">
        <w:rPr>
          <w:rFonts w:ascii="Arial" w:hAnsi="Arial" w:cs="Arial"/>
          <w:vertAlign w:val="superscript"/>
        </w:rPr>
        <w:t>5</w:t>
      </w:r>
      <w:r w:rsidRPr="007C48BB">
        <w:rPr>
          <w:rFonts w:ascii="Arial" w:hAnsi="Arial" w:cs="Arial"/>
        </w:rPr>
        <w:t>, and George A. Spirou</w:t>
      </w:r>
      <w:r w:rsidRPr="007C48BB">
        <w:rPr>
          <w:rFonts w:ascii="Arial" w:hAnsi="Arial" w:cs="Arial"/>
          <w:vertAlign w:val="superscript"/>
        </w:rPr>
        <w:t>1*</w:t>
      </w:r>
    </w:p>
    <w:p w14:paraId="375218E6" w14:textId="77777777" w:rsidR="00A14DA4" w:rsidRPr="007C48BB" w:rsidRDefault="00A14DA4" w:rsidP="00864A0A">
      <w:pPr>
        <w:spacing w:after="0" w:line="480" w:lineRule="auto"/>
        <w:jc w:val="both"/>
        <w:rPr>
          <w:rFonts w:ascii="Arial" w:hAnsi="Arial" w:cs="Arial"/>
          <w:vertAlign w:val="superscript"/>
        </w:rPr>
      </w:pPr>
    </w:p>
    <w:p w14:paraId="22FEBB3D" w14:textId="3E08CAD4" w:rsidR="00A14DA4" w:rsidRPr="007C48BB" w:rsidRDefault="00A14DA4" w:rsidP="00864A0A">
      <w:pPr>
        <w:spacing w:after="0" w:line="480" w:lineRule="auto"/>
        <w:jc w:val="both"/>
        <w:rPr>
          <w:rFonts w:ascii="Arial" w:hAnsi="Arial" w:cs="Arial"/>
          <w:i/>
          <w:iCs/>
        </w:rPr>
      </w:pPr>
      <w:r w:rsidRPr="007C48BB">
        <w:rPr>
          <w:rFonts w:ascii="Arial" w:hAnsi="Arial" w:cs="Arial"/>
          <w:i/>
          <w:iCs/>
          <w:vertAlign w:val="superscript"/>
        </w:rPr>
        <w:t>1</w:t>
      </w:r>
      <w:r w:rsidRPr="007C48BB">
        <w:rPr>
          <w:rFonts w:ascii="Arial" w:hAnsi="Arial" w:cs="Arial"/>
          <w:i/>
          <w:iCs/>
        </w:rPr>
        <w:t xml:space="preserve">Department of Medical Engineering, University of South Florida, Tampa, FL; </w:t>
      </w:r>
      <w:r w:rsidR="00B03CD6">
        <w:rPr>
          <w:rFonts w:ascii="Arial" w:hAnsi="Arial" w:cs="Arial"/>
          <w:i/>
          <w:iCs/>
          <w:vertAlign w:val="superscript"/>
        </w:rPr>
        <w:t>2</w:t>
      </w:r>
      <w:r w:rsidR="00CC560E">
        <w:rPr>
          <w:rFonts w:ascii="Arial" w:hAnsi="Arial" w:cs="Arial"/>
          <w:i/>
          <w:iCs/>
        </w:rPr>
        <w:t>Department of Pediatrics</w:t>
      </w:r>
      <w:r w:rsidR="00B03CD6" w:rsidRPr="007C48BB">
        <w:rPr>
          <w:rFonts w:ascii="Arial" w:hAnsi="Arial" w:cs="Arial"/>
          <w:i/>
          <w:iCs/>
        </w:rPr>
        <w:t>, University of North Carolina School of Medicine, Chapel Hill, NC</w:t>
      </w:r>
      <w:r w:rsidR="00CC560E">
        <w:rPr>
          <w:rFonts w:ascii="Arial" w:hAnsi="Arial" w:cs="Arial"/>
          <w:i/>
          <w:iCs/>
        </w:rPr>
        <w:t xml:space="preserve">; </w:t>
      </w:r>
      <w:r w:rsidR="00CC560E">
        <w:rPr>
          <w:rFonts w:ascii="Arial" w:hAnsi="Arial" w:cs="Arial"/>
          <w:i/>
          <w:iCs/>
          <w:vertAlign w:val="superscript"/>
        </w:rPr>
        <w:t>3</w:t>
      </w:r>
      <w:r w:rsidR="00CC560E">
        <w:rPr>
          <w:rFonts w:ascii="Arial" w:hAnsi="Arial" w:cs="Arial"/>
          <w:i/>
          <w:iCs/>
        </w:rPr>
        <w:t>Department of Pharmacology</w:t>
      </w:r>
      <w:r w:rsidR="00CC560E" w:rsidRPr="007C48BB">
        <w:rPr>
          <w:rFonts w:ascii="Arial" w:hAnsi="Arial" w:cs="Arial"/>
          <w:i/>
          <w:iCs/>
        </w:rPr>
        <w:t>, University of North Carolina School of Medicine, Chapel Hill, NC</w:t>
      </w:r>
      <w:r w:rsidR="00CC560E">
        <w:rPr>
          <w:rFonts w:ascii="Arial" w:hAnsi="Arial" w:cs="Arial"/>
          <w:i/>
          <w:iCs/>
        </w:rPr>
        <w:t xml:space="preserve">; </w:t>
      </w:r>
      <w:r w:rsidR="00CC560E">
        <w:rPr>
          <w:rFonts w:ascii="Arial" w:hAnsi="Arial" w:cs="Arial"/>
          <w:i/>
          <w:iCs/>
          <w:vertAlign w:val="superscript"/>
        </w:rPr>
        <w:t>4</w:t>
      </w:r>
      <w:r w:rsidRPr="007C48BB">
        <w:rPr>
          <w:rFonts w:ascii="Arial" w:hAnsi="Arial" w:cs="Arial"/>
          <w:i/>
          <w:iCs/>
        </w:rPr>
        <w:t>Vollum Institute, Oregon Health and Science University, Portland, OR;</w:t>
      </w:r>
      <w:r w:rsidR="00B03CD6">
        <w:rPr>
          <w:rFonts w:ascii="Arial" w:hAnsi="Arial" w:cs="Arial"/>
          <w:i/>
          <w:iCs/>
        </w:rPr>
        <w:t xml:space="preserve"> </w:t>
      </w:r>
      <w:r w:rsidR="00CC560E">
        <w:rPr>
          <w:rFonts w:ascii="Arial" w:hAnsi="Arial" w:cs="Arial"/>
          <w:i/>
          <w:iCs/>
          <w:vertAlign w:val="superscript"/>
        </w:rPr>
        <w:t>5</w:t>
      </w:r>
      <w:r w:rsidR="00B03CD6">
        <w:rPr>
          <w:rFonts w:ascii="Arial" w:hAnsi="Arial" w:cs="Arial"/>
          <w:i/>
          <w:iCs/>
        </w:rPr>
        <w:t>Casey Eye Institute</w:t>
      </w:r>
      <w:r w:rsidR="00B03CD6" w:rsidRPr="007C48BB">
        <w:rPr>
          <w:rFonts w:ascii="Arial" w:hAnsi="Arial" w:cs="Arial"/>
          <w:i/>
          <w:iCs/>
        </w:rPr>
        <w:t>, Oregon Health and Science University, Portland, OR</w:t>
      </w:r>
    </w:p>
    <w:p w14:paraId="7514B2A3" w14:textId="73B29AC4" w:rsidR="00A14DA4" w:rsidRPr="00C05754" w:rsidRDefault="00C05754" w:rsidP="00864A0A">
      <w:pPr>
        <w:spacing w:after="0" w:line="480" w:lineRule="auto"/>
        <w:jc w:val="both"/>
        <w:rPr>
          <w:rFonts w:ascii="Arial" w:hAnsi="Arial" w:cs="Arial"/>
        </w:rPr>
      </w:pPr>
      <w:r w:rsidRPr="00C05754">
        <w:rPr>
          <w:rFonts w:ascii="Arial" w:hAnsi="Arial" w:cs="Arial"/>
          <w:vertAlign w:val="superscript"/>
        </w:rPr>
        <w:t>#</w:t>
      </w:r>
      <w:r w:rsidRPr="00C05754">
        <w:rPr>
          <w:rFonts w:ascii="Arial" w:hAnsi="Arial" w:cs="Arial"/>
        </w:rPr>
        <w:t xml:space="preserve"> Equal contribution</w:t>
      </w:r>
    </w:p>
    <w:p w14:paraId="25299859" w14:textId="1A853C74" w:rsidR="00A14DA4" w:rsidRPr="00C05754" w:rsidRDefault="00C05754" w:rsidP="00864A0A">
      <w:pPr>
        <w:spacing w:after="0" w:line="480" w:lineRule="auto"/>
        <w:jc w:val="both"/>
        <w:rPr>
          <w:rFonts w:ascii="Arial" w:hAnsi="Arial" w:cs="Arial"/>
        </w:rPr>
      </w:pPr>
      <w:r w:rsidRPr="00C05754">
        <w:rPr>
          <w:rFonts w:ascii="Arial" w:hAnsi="Arial" w:cs="Arial"/>
          <w:vertAlign w:val="superscript"/>
        </w:rPr>
        <w:t>*</w:t>
      </w:r>
      <w:r>
        <w:rPr>
          <w:rFonts w:ascii="Arial" w:hAnsi="Arial" w:cs="Arial"/>
        </w:rPr>
        <w:t xml:space="preserve"> </w:t>
      </w:r>
      <w:r w:rsidR="00A14DA4" w:rsidRPr="00C05754">
        <w:rPr>
          <w:rFonts w:ascii="Arial" w:hAnsi="Arial" w:cs="Arial"/>
        </w:rPr>
        <w:t>Corresponding author:</w:t>
      </w:r>
    </w:p>
    <w:p w14:paraId="47C64CBF"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George A. Spirou</w:t>
      </w:r>
    </w:p>
    <w:p w14:paraId="1D7B20FE"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University of South Florida</w:t>
      </w:r>
    </w:p>
    <w:p w14:paraId="17AD6F71"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4202 E. Fowler Avenue, ENG 030</w:t>
      </w:r>
    </w:p>
    <w:p w14:paraId="7398FA3F"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Tampa, FL 33620-9951</w:t>
      </w:r>
    </w:p>
    <w:p w14:paraId="4EC52591"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gspirou@usf.edu</w:t>
      </w:r>
    </w:p>
    <w:p w14:paraId="3A5183BA" w14:textId="01A347A7" w:rsidR="002A7053" w:rsidRPr="007C48BB" w:rsidRDefault="002A7053" w:rsidP="00864A0A">
      <w:pPr>
        <w:spacing w:after="0"/>
        <w:rPr>
          <w:rFonts w:ascii="Arial" w:hAnsi="Arial" w:cs="Arial"/>
        </w:rPr>
      </w:pPr>
      <w:r w:rsidRPr="007C48BB">
        <w:rPr>
          <w:rFonts w:ascii="Arial" w:hAnsi="Arial" w:cs="Arial"/>
          <w:highlight w:val="yellow"/>
        </w:rPr>
        <w:t>PNAS strongly encourages authors to supply an </w:t>
      </w:r>
      <w:hyperlink r:id="rId13" w:history="1">
        <w:r w:rsidRPr="007C48BB">
          <w:rPr>
            <w:rStyle w:val="Hyperlink"/>
            <w:rFonts w:ascii="Arial" w:hAnsi="Arial" w:cs="Arial"/>
            <w:highlight w:val="yellow"/>
          </w:rPr>
          <w:t>ORCID identifier</w:t>
        </w:r>
      </w:hyperlink>
      <w:r w:rsidRPr="007C48BB">
        <w:rPr>
          <w:rFonts w:ascii="Arial" w:hAnsi="Arial" w:cs="Arial"/>
          <w:highlight w:val="yellow"/>
        </w:rPr>
        <w:t> for each author.</w:t>
      </w:r>
      <w:r w:rsidR="003830A5" w:rsidRPr="007C48BB">
        <w:rPr>
          <w:rFonts w:ascii="Arial" w:hAnsi="Arial" w:cs="Arial"/>
          <w:highlight w:val="yellow"/>
        </w:rPr>
        <w:t xml:space="preserve"> Do not include ORCIDs in the manuscript file; i</w:t>
      </w:r>
      <w:r w:rsidRPr="007C48BB">
        <w:rPr>
          <w:rFonts w:ascii="Arial" w:hAnsi="Arial" w:cs="Arial"/>
          <w:highlight w:val="yellow"/>
        </w:rPr>
        <w:t xml:space="preserve">ndividual authors must link their ORCID account to their PNAS account at </w:t>
      </w:r>
      <w:hyperlink r:id="rId14" w:history="1">
        <w:r w:rsidRPr="007C48BB">
          <w:rPr>
            <w:rStyle w:val="Hyperlink"/>
            <w:rFonts w:ascii="Arial" w:hAnsi="Arial" w:cs="Arial"/>
            <w:highlight w:val="yellow"/>
          </w:rPr>
          <w:t>www.pnascentral.org</w:t>
        </w:r>
      </w:hyperlink>
      <w:r w:rsidRPr="007C48BB">
        <w:rPr>
          <w:rFonts w:ascii="Arial" w:hAnsi="Arial" w:cs="Arial"/>
          <w:highlight w:val="yellow"/>
        </w:rPr>
        <w:t>. For proper authentication, authors must provide their ORCID at submission and are not permitted to add ORCIDs on proofs.</w:t>
      </w:r>
    </w:p>
    <w:p w14:paraId="1A4002EE" w14:textId="390ED05A" w:rsidR="00623869" w:rsidRPr="007C48BB" w:rsidRDefault="00623869" w:rsidP="00864A0A">
      <w:pPr>
        <w:spacing w:after="0" w:line="480" w:lineRule="auto"/>
        <w:rPr>
          <w:rFonts w:ascii="Arial" w:hAnsi="Arial" w:cs="Arial"/>
        </w:rPr>
      </w:pPr>
      <w:r w:rsidRPr="007C48BB">
        <w:rPr>
          <w:rFonts w:ascii="Arial" w:hAnsi="Arial" w:cs="Arial"/>
          <w:b/>
        </w:rPr>
        <w:t xml:space="preserve">Author Contributions: </w:t>
      </w:r>
      <w:r w:rsidR="003748E1">
        <w:rPr>
          <w:rFonts w:ascii="Arial" w:hAnsi="Arial" w:cs="Arial"/>
          <w:bCs/>
        </w:rPr>
        <w:t>Conceptualization, D.</w:t>
      </w:r>
      <w:r w:rsidR="003748E1">
        <w:rPr>
          <w:rFonts w:ascii="Arial" w:hAnsi="Arial" w:cs="Arial"/>
        </w:rPr>
        <w:t xml:space="preserve">T.H, </w:t>
      </w:r>
      <w:r w:rsidR="0044214F">
        <w:rPr>
          <w:rFonts w:ascii="Arial" w:hAnsi="Arial" w:cs="Arial"/>
        </w:rPr>
        <w:t xml:space="preserve">N.M.B., S.M.Y., </w:t>
      </w:r>
      <w:proofErr w:type="spellStart"/>
      <w:r w:rsidR="003748E1">
        <w:rPr>
          <w:rFonts w:ascii="Arial" w:hAnsi="Arial" w:cs="Arial"/>
        </w:rPr>
        <w:t>H.v.G</w:t>
      </w:r>
      <w:proofErr w:type="spellEnd"/>
      <w:r w:rsidR="003748E1">
        <w:rPr>
          <w:rFonts w:ascii="Arial" w:hAnsi="Arial" w:cs="Arial"/>
        </w:rPr>
        <w:t>., and G.A.S.; D.T.H, N.</w:t>
      </w:r>
      <w:r w:rsidR="0044214F">
        <w:rPr>
          <w:rFonts w:ascii="Arial" w:hAnsi="Arial" w:cs="Arial"/>
        </w:rPr>
        <w:t>M.</w:t>
      </w:r>
      <w:r w:rsidR="003748E1">
        <w:rPr>
          <w:rFonts w:ascii="Arial" w:hAnsi="Arial" w:cs="Arial"/>
        </w:rPr>
        <w:t>B., and G.A.S.; performed research, D.T.H., N.</w:t>
      </w:r>
      <w:r w:rsidR="0044214F">
        <w:rPr>
          <w:rFonts w:ascii="Arial" w:hAnsi="Arial" w:cs="Arial"/>
        </w:rPr>
        <w:t>M.</w:t>
      </w:r>
      <w:r w:rsidR="003748E1">
        <w:rPr>
          <w:rFonts w:ascii="Arial" w:hAnsi="Arial" w:cs="Arial"/>
        </w:rPr>
        <w:t xml:space="preserve">B., </w:t>
      </w:r>
      <w:r w:rsidR="007637DB">
        <w:rPr>
          <w:rFonts w:ascii="Arial" w:hAnsi="Arial" w:cs="Arial"/>
        </w:rPr>
        <w:t xml:space="preserve">and </w:t>
      </w:r>
      <w:r w:rsidR="003748E1">
        <w:rPr>
          <w:rFonts w:ascii="Arial" w:hAnsi="Arial" w:cs="Arial"/>
        </w:rPr>
        <w:t>E.M.A.; analyzed data, D.T.H., N.</w:t>
      </w:r>
      <w:r w:rsidR="0044214F">
        <w:rPr>
          <w:rFonts w:ascii="Arial" w:hAnsi="Arial" w:cs="Arial"/>
        </w:rPr>
        <w:t>M.</w:t>
      </w:r>
      <w:r w:rsidR="003748E1">
        <w:rPr>
          <w:rFonts w:ascii="Arial" w:hAnsi="Arial" w:cs="Arial"/>
        </w:rPr>
        <w:t xml:space="preserve">B.; </w:t>
      </w:r>
      <w:r w:rsidR="00FA6B96" w:rsidRPr="00FA6B96">
        <w:rPr>
          <w:rFonts w:ascii="Arial" w:hAnsi="Arial" w:cs="Arial"/>
          <w:highlight w:val="yellow"/>
        </w:rPr>
        <w:t>software, A.D.;</w:t>
      </w:r>
      <w:r w:rsidR="00FA6B96">
        <w:rPr>
          <w:rFonts w:ascii="Arial" w:hAnsi="Arial" w:cs="Arial"/>
        </w:rPr>
        <w:t xml:space="preserve"> </w:t>
      </w:r>
      <w:r w:rsidR="003748E1">
        <w:rPr>
          <w:rFonts w:ascii="Arial" w:hAnsi="Arial" w:cs="Arial"/>
        </w:rPr>
        <w:t>writing – original draft, D.T.H., N.</w:t>
      </w:r>
      <w:r w:rsidR="0044214F">
        <w:rPr>
          <w:rFonts w:ascii="Arial" w:hAnsi="Arial" w:cs="Arial"/>
        </w:rPr>
        <w:t>M.</w:t>
      </w:r>
      <w:r w:rsidR="003748E1">
        <w:rPr>
          <w:rFonts w:ascii="Arial" w:hAnsi="Arial" w:cs="Arial"/>
        </w:rPr>
        <w:t xml:space="preserve">B., and G.A.S.; </w:t>
      </w:r>
      <w:r w:rsidR="003748E1">
        <w:rPr>
          <w:rFonts w:ascii="Arial" w:hAnsi="Arial" w:cs="Arial"/>
        </w:rPr>
        <w:lastRenderedPageBreak/>
        <w:t>writing – review &amp; editing, D.T.H., N.</w:t>
      </w:r>
      <w:r w:rsidR="0044214F">
        <w:rPr>
          <w:rFonts w:ascii="Arial" w:hAnsi="Arial" w:cs="Arial"/>
        </w:rPr>
        <w:t>M.</w:t>
      </w:r>
      <w:r w:rsidR="003748E1">
        <w:rPr>
          <w:rFonts w:ascii="Arial" w:hAnsi="Arial" w:cs="Arial"/>
        </w:rPr>
        <w:t xml:space="preserve">B., S.M.Y., </w:t>
      </w:r>
      <w:proofErr w:type="spellStart"/>
      <w:r w:rsidR="003748E1">
        <w:rPr>
          <w:rFonts w:ascii="Arial" w:hAnsi="Arial" w:cs="Arial"/>
        </w:rPr>
        <w:t>H.v.G</w:t>
      </w:r>
      <w:proofErr w:type="spellEnd"/>
      <w:r w:rsidR="003748E1">
        <w:rPr>
          <w:rFonts w:ascii="Arial" w:hAnsi="Arial" w:cs="Arial"/>
        </w:rPr>
        <w:t>., and G.A.S.;</w:t>
      </w:r>
      <w:r w:rsidR="007637DB">
        <w:rPr>
          <w:rFonts w:ascii="Arial" w:hAnsi="Arial" w:cs="Arial"/>
        </w:rPr>
        <w:t xml:space="preserve"> </w:t>
      </w:r>
      <w:r w:rsidR="0001509F">
        <w:rPr>
          <w:rFonts w:ascii="Arial" w:hAnsi="Arial" w:cs="Arial"/>
        </w:rPr>
        <w:t xml:space="preserve">resources, S.M.Y.; </w:t>
      </w:r>
      <w:r w:rsidR="007637DB">
        <w:rPr>
          <w:rFonts w:ascii="Arial" w:hAnsi="Arial" w:cs="Arial"/>
        </w:rPr>
        <w:t xml:space="preserve">funding acquisition, S.M.Y., </w:t>
      </w:r>
      <w:proofErr w:type="spellStart"/>
      <w:r w:rsidR="007637DB">
        <w:rPr>
          <w:rFonts w:ascii="Arial" w:hAnsi="Arial" w:cs="Arial"/>
        </w:rPr>
        <w:t>H.v.G</w:t>
      </w:r>
      <w:proofErr w:type="spellEnd"/>
      <w:r w:rsidR="007637DB">
        <w:rPr>
          <w:rFonts w:ascii="Arial" w:hAnsi="Arial" w:cs="Arial"/>
        </w:rPr>
        <w:t>., and G.A.S.</w:t>
      </w:r>
    </w:p>
    <w:p w14:paraId="7A5DDA98" w14:textId="43DE00BF" w:rsidR="00623869" w:rsidRPr="007C48BB" w:rsidRDefault="00623869" w:rsidP="00864A0A">
      <w:pPr>
        <w:spacing w:after="0" w:line="480" w:lineRule="auto"/>
        <w:rPr>
          <w:rFonts w:ascii="Arial" w:hAnsi="Arial" w:cs="Arial"/>
        </w:rPr>
      </w:pPr>
      <w:r w:rsidRPr="007C48BB">
        <w:rPr>
          <w:rFonts w:ascii="Arial" w:hAnsi="Arial" w:cs="Arial"/>
          <w:b/>
        </w:rPr>
        <w:t xml:space="preserve">Competing Interest Statement: </w:t>
      </w:r>
      <w:r w:rsidR="00A14DA4" w:rsidRPr="007C48BB">
        <w:rPr>
          <w:rFonts w:ascii="Arial" w:hAnsi="Arial" w:cs="Arial"/>
        </w:rPr>
        <w:t xml:space="preserve">George Spirou, Ph.D., is a co-founder and has a financial interest in the software </w:t>
      </w:r>
      <w:proofErr w:type="spellStart"/>
      <w:r w:rsidR="00A14DA4" w:rsidRPr="007C48BB">
        <w:rPr>
          <w:rFonts w:ascii="Arial" w:hAnsi="Arial" w:cs="Arial"/>
        </w:rPr>
        <w:t>syGlass</w:t>
      </w:r>
      <w:proofErr w:type="spellEnd"/>
      <w:r w:rsidR="00A14DA4" w:rsidRPr="007C48BB">
        <w:rPr>
          <w:rFonts w:ascii="Arial" w:hAnsi="Arial" w:cs="Arial"/>
        </w:rPr>
        <w:t>.</w:t>
      </w:r>
    </w:p>
    <w:p w14:paraId="61606AE0" w14:textId="1401777E" w:rsidR="00E6133D" w:rsidRPr="007C48BB" w:rsidRDefault="00E6133D" w:rsidP="00864A0A">
      <w:pPr>
        <w:spacing w:after="0" w:line="480" w:lineRule="auto"/>
        <w:rPr>
          <w:rFonts w:ascii="Arial" w:hAnsi="Arial" w:cs="Arial"/>
        </w:rPr>
      </w:pPr>
      <w:r w:rsidRPr="007C48BB">
        <w:rPr>
          <w:rFonts w:ascii="Arial" w:hAnsi="Arial" w:cs="Arial"/>
          <w:b/>
        </w:rPr>
        <w:t>Classification</w:t>
      </w:r>
      <w:r w:rsidR="00623869" w:rsidRPr="007C48BB">
        <w:rPr>
          <w:rFonts w:ascii="Arial" w:hAnsi="Arial" w:cs="Arial"/>
          <w:b/>
        </w:rPr>
        <w:t xml:space="preserve">: </w:t>
      </w:r>
      <w:r w:rsidR="00796521" w:rsidRPr="007C48BB">
        <w:rPr>
          <w:rFonts w:ascii="Arial" w:hAnsi="Arial" w:cs="Arial"/>
          <w:highlight w:val="yellow"/>
        </w:rPr>
        <w:t>Biological Sciences (Neuroscience; Developmental Biology)</w:t>
      </w:r>
    </w:p>
    <w:p w14:paraId="1265A261" w14:textId="370491EC" w:rsidR="00623869" w:rsidRPr="007C48BB" w:rsidRDefault="00E6133D" w:rsidP="00864A0A">
      <w:pPr>
        <w:spacing w:after="0" w:line="480" w:lineRule="auto"/>
        <w:rPr>
          <w:rFonts w:ascii="Arial" w:hAnsi="Arial" w:cs="Arial"/>
        </w:rPr>
      </w:pPr>
      <w:r w:rsidRPr="007C48BB">
        <w:rPr>
          <w:rFonts w:ascii="Arial" w:hAnsi="Arial" w:cs="Arial"/>
          <w:b/>
        </w:rPr>
        <w:t>Keywords</w:t>
      </w:r>
      <w:r w:rsidR="00623869" w:rsidRPr="007C48BB">
        <w:rPr>
          <w:rFonts w:ascii="Arial" w:hAnsi="Arial" w:cs="Arial"/>
          <w:b/>
        </w:rPr>
        <w:t xml:space="preserve">: </w:t>
      </w:r>
      <w:r w:rsidR="00796521" w:rsidRPr="007C48BB">
        <w:rPr>
          <w:rFonts w:ascii="Arial" w:hAnsi="Arial" w:cs="Arial"/>
          <w:bCs/>
        </w:rPr>
        <w:t>Neurotransmission; Tetanus neurotoxin; Development; Electrophysiology; Auditory brainstem</w:t>
      </w:r>
    </w:p>
    <w:p w14:paraId="788EAF02" w14:textId="21CEB795" w:rsidR="00E6133D" w:rsidRPr="007C48BB" w:rsidRDefault="00E6133D" w:rsidP="00864A0A">
      <w:pPr>
        <w:spacing w:after="0" w:line="480" w:lineRule="auto"/>
        <w:rPr>
          <w:rFonts w:ascii="Arial" w:hAnsi="Arial" w:cs="Arial"/>
          <w:b/>
        </w:rPr>
      </w:pPr>
      <w:r w:rsidRPr="007C48BB">
        <w:rPr>
          <w:rFonts w:ascii="Arial" w:hAnsi="Arial" w:cs="Arial"/>
          <w:b/>
        </w:rPr>
        <w:t>This PDF file includes:</w:t>
      </w:r>
    </w:p>
    <w:p w14:paraId="14DCCC60" w14:textId="77777777" w:rsidR="00E6133D" w:rsidRPr="007C48BB" w:rsidRDefault="00E6133D" w:rsidP="00864A0A">
      <w:pPr>
        <w:spacing w:after="0" w:line="480" w:lineRule="auto"/>
        <w:ind w:left="720"/>
        <w:contextualSpacing/>
        <w:rPr>
          <w:rFonts w:ascii="Arial" w:hAnsi="Arial" w:cs="Arial"/>
          <w:highlight w:val="yellow"/>
        </w:rPr>
      </w:pPr>
      <w:r w:rsidRPr="007C48BB">
        <w:rPr>
          <w:rFonts w:ascii="Arial" w:hAnsi="Arial" w:cs="Arial"/>
          <w:highlight w:val="yellow"/>
        </w:rPr>
        <w:t>Main Text</w:t>
      </w:r>
    </w:p>
    <w:p w14:paraId="4EEAF45F" w14:textId="77777777" w:rsidR="00474D11" w:rsidRPr="007C48BB" w:rsidRDefault="00E6133D" w:rsidP="00864A0A">
      <w:pPr>
        <w:spacing w:after="0" w:line="480" w:lineRule="auto"/>
        <w:ind w:left="720"/>
        <w:contextualSpacing/>
        <w:rPr>
          <w:rFonts w:ascii="Arial" w:hAnsi="Arial" w:cs="Arial"/>
          <w:highlight w:val="yellow"/>
        </w:rPr>
      </w:pPr>
      <w:r w:rsidRPr="007C48BB">
        <w:rPr>
          <w:rFonts w:ascii="Arial" w:hAnsi="Arial" w:cs="Arial"/>
          <w:highlight w:val="yellow"/>
        </w:rPr>
        <w:t>Figures 1 to X</w:t>
      </w:r>
    </w:p>
    <w:p w14:paraId="06589A43" w14:textId="5220C9CF" w:rsidR="00E6133D" w:rsidRPr="007C48BB" w:rsidRDefault="00E6133D" w:rsidP="00864A0A">
      <w:pPr>
        <w:spacing w:after="0" w:line="480" w:lineRule="auto"/>
        <w:ind w:left="720"/>
        <w:contextualSpacing/>
        <w:rPr>
          <w:rFonts w:ascii="Arial" w:hAnsi="Arial" w:cs="Arial"/>
        </w:rPr>
      </w:pPr>
      <w:r w:rsidRPr="007C48BB">
        <w:rPr>
          <w:rFonts w:ascii="Arial" w:hAnsi="Arial" w:cs="Arial"/>
          <w:highlight w:val="yellow"/>
        </w:rPr>
        <w:t>Tables 1 to X</w:t>
      </w:r>
    </w:p>
    <w:p w14:paraId="4DCBB23A" w14:textId="77777777" w:rsidR="00F465D0" w:rsidRPr="007C48BB" w:rsidRDefault="00F465D0" w:rsidP="00864A0A">
      <w:pPr>
        <w:spacing w:after="0"/>
        <w:rPr>
          <w:rFonts w:ascii="Arial" w:hAnsi="Arial" w:cs="Arial"/>
          <w:b/>
          <w:color w:val="000000"/>
        </w:rPr>
      </w:pPr>
      <w:bookmarkStart w:id="1" w:name="30j0zll" w:colFirst="0" w:colLast="0"/>
      <w:bookmarkStart w:id="2" w:name="1fob9te" w:colFirst="0" w:colLast="0"/>
      <w:bookmarkEnd w:id="1"/>
      <w:bookmarkEnd w:id="2"/>
      <w:r w:rsidRPr="007C48BB">
        <w:rPr>
          <w:rFonts w:ascii="Arial" w:hAnsi="Arial" w:cs="Arial"/>
          <w:b/>
          <w:color w:val="000000"/>
        </w:rPr>
        <w:br w:type="page"/>
      </w:r>
    </w:p>
    <w:p w14:paraId="1022AED8" w14:textId="05634E9E" w:rsidR="00E6133D" w:rsidRPr="007C48BB" w:rsidRDefault="00E6133D" w:rsidP="00864A0A">
      <w:pPr>
        <w:keepNext/>
        <w:pBdr>
          <w:top w:val="nil"/>
          <w:left w:val="nil"/>
          <w:bottom w:val="nil"/>
          <w:right w:val="nil"/>
          <w:between w:val="nil"/>
        </w:pBdr>
        <w:spacing w:before="240" w:after="0" w:line="480" w:lineRule="auto"/>
        <w:rPr>
          <w:rFonts w:ascii="Arial" w:hAnsi="Arial" w:cs="Arial"/>
          <w:b/>
          <w:color w:val="000000"/>
        </w:rPr>
      </w:pPr>
      <w:r w:rsidRPr="007C48BB">
        <w:rPr>
          <w:rFonts w:ascii="Arial" w:hAnsi="Arial" w:cs="Arial"/>
          <w:b/>
          <w:color w:val="000000"/>
        </w:rPr>
        <w:lastRenderedPageBreak/>
        <w:t>Abstract</w:t>
      </w:r>
    </w:p>
    <w:p w14:paraId="1D9A5848" w14:textId="77777777" w:rsidR="00E6133D" w:rsidRPr="007C48BB" w:rsidRDefault="00E6133D" w:rsidP="00864A0A">
      <w:pPr>
        <w:keepNext/>
        <w:pBdr>
          <w:top w:val="nil"/>
          <w:left w:val="nil"/>
          <w:bottom w:val="nil"/>
          <w:right w:val="nil"/>
          <w:between w:val="nil"/>
        </w:pBdr>
        <w:spacing w:before="240" w:after="0" w:line="480" w:lineRule="auto"/>
        <w:rPr>
          <w:rFonts w:ascii="Arial" w:hAnsi="Arial" w:cs="Arial"/>
          <w:color w:val="000000"/>
        </w:rPr>
      </w:pPr>
      <w:r w:rsidRPr="007C48BB">
        <w:rPr>
          <w:rFonts w:ascii="Arial" w:hAnsi="Arial" w:cs="Arial"/>
          <w:color w:val="000000"/>
          <w:highlight w:val="yellow"/>
        </w:rPr>
        <w:t>Paste your abstract here. Please note it may not exceed 250 words. It may include up to three cited (non-numerical) references.</w:t>
      </w:r>
    </w:p>
    <w:p w14:paraId="49AF7D7E" w14:textId="609A7799" w:rsidR="00F465D0" w:rsidRPr="009C7EB5" w:rsidRDefault="00FC36DE" w:rsidP="00864A0A">
      <w:pPr>
        <w:spacing w:after="0" w:line="480" w:lineRule="auto"/>
        <w:jc w:val="both"/>
        <w:rPr>
          <w:rFonts w:ascii="Arial" w:hAnsi="Arial" w:cs="Arial"/>
        </w:rPr>
      </w:pPr>
      <w:bookmarkStart w:id="3" w:name="OLE_LINK1"/>
      <w:r>
        <w:rPr>
          <w:rFonts w:ascii="Arial" w:hAnsi="Arial" w:cs="Arial"/>
        </w:rPr>
        <w:t xml:space="preserve">During neural circuit formation nascent synaptic contacts </w:t>
      </w:r>
      <w:r w:rsidRPr="00FC36DE">
        <w:rPr>
          <w:rFonts w:ascii="Arial" w:hAnsi="Arial" w:cs="Arial"/>
        </w:rPr>
        <w:t>are exuberant in nature ensuring proper neural connectivity and undergo a period of pruning of superfluous inputs followed by maturation and strengthening of the remaining contacts.</w:t>
      </w:r>
      <w:r>
        <w:rPr>
          <w:rFonts w:ascii="Arial" w:hAnsi="Arial" w:cs="Arial"/>
        </w:rPr>
        <w:t xml:space="preserve"> </w:t>
      </w:r>
      <w:r w:rsidR="00A61A5D" w:rsidRPr="007C48BB">
        <w:rPr>
          <w:rFonts w:ascii="Arial" w:hAnsi="Arial" w:cs="Arial"/>
        </w:rPr>
        <w:t>In sensory systems, patterned spontaneous activity (SA) originates in the peripheral sense organ and propagates through the central nervous system</w:t>
      </w:r>
      <w:r w:rsidR="00A61A5D">
        <w:rPr>
          <w:rFonts w:ascii="Arial" w:hAnsi="Arial" w:cs="Arial"/>
        </w:rPr>
        <w:t xml:space="preserve">, </w:t>
      </w:r>
      <w:r w:rsidR="00A61A5D" w:rsidRPr="007C48BB">
        <w:rPr>
          <w:rFonts w:ascii="Arial" w:hAnsi="Arial" w:cs="Arial"/>
        </w:rPr>
        <w:t>prior to the onset of external stimulation</w:t>
      </w:r>
      <w:r w:rsidR="00A61A5D">
        <w:rPr>
          <w:rFonts w:ascii="Arial" w:hAnsi="Arial" w:cs="Arial"/>
        </w:rPr>
        <w:t>, playing an important role in shaping the synaptic architecture</w:t>
      </w:r>
      <w:r w:rsidR="00A61A5D" w:rsidRPr="007C48BB">
        <w:rPr>
          <w:rFonts w:ascii="Arial" w:hAnsi="Arial" w:cs="Arial"/>
        </w:rPr>
        <w:t>.</w:t>
      </w:r>
      <w:r w:rsidR="00397DE1">
        <w:rPr>
          <w:rFonts w:ascii="Arial" w:hAnsi="Arial" w:cs="Arial"/>
        </w:rPr>
        <w:t xml:space="preserve"> </w:t>
      </w:r>
      <w:r w:rsidR="00397DE1" w:rsidRPr="00DA21CD">
        <w:rPr>
          <w:rFonts w:ascii="Arial" w:hAnsi="Arial" w:cs="Arial"/>
        </w:rPr>
        <w:t xml:space="preserve">The calyx of Held (CH) is the primary terminus of globular bushy cells (GBCs), whose cell bodies </w:t>
      </w:r>
      <w:proofErr w:type="gramStart"/>
      <w:r w:rsidR="00397DE1" w:rsidRPr="00DA21CD">
        <w:rPr>
          <w:rFonts w:ascii="Arial" w:hAnsi="Arial" w:cs="Arial"/>
        </w:rPr>
        <w:t>are located in</w:t>
      </w:r>
      <w:proofErr w:type="gramEnd"/>
      <w:r w:rsidR="00397DE1" w:rsidRPr="00DA21CD">
        <w:rPr>
          <w:rFonts w:ascii="Arial" w:hAnsi="Arial" w:cs="Arial"/>
        </w:rPr>
        <w:t xml:space="preserve"> the ventral cochlear nucleus (VCN) and innervates principal </w:t>
      </w:r>
      <w:r w:rsidR="009C7EB5">
        <w:rPr>
          <w:rFonts w:ascii="Arial" w:hAnsi="Arial" w:cs="Arial"/>
        </w:rPr>
        <w:t>neuron</w:t>
      </w:r>
      <w:r w:rsidR="00397DE1" w:rsidRPr="00DA21CD">
        <w:rPr>
          <w:rFonts w:ascii="Arial" w:hAnsi="Arial" w:cs="Arial"/>
        </w:rPr>
        <w:t>s (P</w:t>
      </w:r>
      <w:r w:rsidR="00397DE1">
        <w:rPr>
          <w:rFonts w:ascii="Arial" w:hAnsi="Arial" w:cs="Arial"/>
        </w:rPr>
        <w:t>N</w:t>
      </w:r>
      <w:r w:rsidR="00397DE1" w:rsidRPr="00DA21CD">
        <w:rPr>
          <w:rFonts w:ascii="Arial" w:hAnsi="Arial" w:cs="Arial"/>
        </w:rPr>
        <w:t xml:space="preserve">s) in the medial nucleus of the trapezoid body (MNTB). Previous manipulations to eliminate SA at the developing CH have involved genetic strategies that also affect cochlear function and may induce homeostatic compensatory mechanisms in GBCs. To overcome this confounding factor, direct manipulation of synaptic transmission through viral vector mediated, rapid-onset expression of tetanus neurotoxin (TeNT) targeting GBCs was employed to silence activity at the </w:t>
      </w:r>
      <w:proofErr w:type="gramStart"/>
      <w:r w:rsidR="00397DE1" w:rsidRPr="00DA21CD">
        <w:rPr>
          <w:rFonts w:ascii="Arial" w:hAnsi="Arial" w:cs="Arial"/>
        </w:rPr>
        <w:t>CH:MNTB</w:t>
      </w:r>
      <w:proofErr w:type="gramEnd"/>
      <w:r w:rsidR="00397DE1" w:rsidRPr="00DA21CD">
        <w:rPr>
          <w:rFonts w:ascii="Arial" w:hAnsi="Arial" w:cs="Arial"/>
        </w:rPr>
        <w:t xml:space="preserve"> synaptic connection. </w:t>
      </w:r>
      <w:r w:rsidR="00397DE1">
        <w:rPr>
          <w:rFonts w:ascii="Arial" w:hAnsi="Arial" w:cs="Arial"/>
        </w:rPr>
        <w:t xml:space="preserve">The effects of </w:t>
      </w:r>
      <w:r w:rsidR="00397DE1">
        <w:rPr>
          <w:rFonts w:ascii="Arial" w:hAnsi="Arial" w:cs="Arial"/>
          <w:i/>
          <w:iCs/>
        </w:rPr>
        <w:t xml:space="preserve">in vivo </w:t>
      </w:r>
      <w:r w:rsidR="00397DE1">
        <w:rPr>
          <w:rFonts w:ascii="Arial" w:hAnsi="Arial" w:cs="Arial"/>
        </w:rPr>
        <w:t>synaptic</w:t>
      </w:r>
      <w:r w:rsidR="00FA6B96">
        <w:rPr>
          <w:rFonts w:ascii="Arial" w:hAnsi="Arial" w:cs="Arial"/>
        </w:rPr>
        <w:t xml:space="preserve"> </w:t>
      </w:r>
      <w:r w:rsidR="00397DE1">
        <w:rPr>
          <w:rFonts w:ascii="Arial" w:hAnsi="Arial" w:cs="Arial"/>
        </w:rPr>
        <w:t xml:space="preserve">silencing at the </w:t>
      </w:r>
      <w:proofErr w:type="gramStart"/>
      <w:r w:rsidR="00397DE1">
        <w:rPr>
          <w:rFonts w:ascii="Arial" w:hAnsi="Arial" w:cs="Arial"/>
        </w:rPr>
        <w:t>CH:MNTB</w:t>
      </w:r>
      <w:proofErr w:type="gramEnd"/>
      <w:r w:rsidR="00397DE1">
        <w:rPr>
          <w:rFonts w:ascii="Arial" w:hAnsi="Arial" w:cs="Arial"/>
        </w:rPr>
        <w:t xml:space="preserve"> connection delay the maturation of the MNTB PNs intrinsic physiological properties. Following TeNT expression PNs remain in an immature hyperexcitable state, with a tonic firing pattern, high input resistance, and </w:t>
      </w:r>
      <w:r w:rsidR="009C7EB5">
        <w:rPr>
          <w:rFonts w:ascii="Arial" w:hAnsi="Arial" w:cs="Arial"/>
        </w:rPr>
        <w:t>depolarized resting membrane potential</w:t>
      </w:r>
      <w:r w:rsidR="00397DE1">
        <w:rPr>
          <w:rFonts w:ascii="Arial" w:hAnsi="Arial" w:cs="Arial"/>
        </w:rPr>
        <w:t xml:space="preserve">. Morphological analysis of transduced calyxes shows impaired growth with reduced volume and increased thickness.  </w:t>
      </w:r>
      <w:r w:rsidR="00397DE1" w:rsidRPr="00DA21CD">
        <w:rPr>
          <w:rFonts w:ascii="Arial" w:hAnsi="Arial" w:cs="Arial"/>
        </w:rPr>
        <w:t>This study</w:t>
      </w:r>
      <w:r w:rsidR="00397DE1">
        <w:rPr>
          <w:rFonts w:ascii="Arial" w:hAnsi="Arial" w:cs="Arial"/>
        </w:rPr>
        <w:t xml:space="preserve"> </w:t>
      </w:r>
      <w:r w:rsidR="00397DE1" w:rsidRPr="00DA21CD">
        <w:rPr>
          <w:rFonts w:ascii="Arial" w:hAnsi="Arial" w:cs="Arial"/>
        </w:rPr>
        <w:t>highlights an important role for SA triggering rapid growth of the CH and the synchronous maturation of the MNTB P</w:t>
      </w:r>
      <w:r w:rsidR="009C7EB5">
        <w:rPr>
          <w:rFonts w:ascii="Arial" w:hAnsi="Arial" w:cs="Arial"/>
        </w:rPr>
        <w:t>N</w:t>
      </w:r>
      <w:r w:rsidR="00397DE1" w:rsidRPr="00DA21CD">
        <w:rPr>
          <w:rFonts w:ascii="Arial" w:hAnsi="Arial" w:cs="Arial"/>
        </w:rPr>
        <w:t xml:space="preserve"> physiological properties.</w:t>
      </w:r>
    </w:p>
    <w:bookmarkEnd w:id="3"/>
    <w:p w14:paraId="45398465" w14:textId="14C01756" w:rsidR="00E6133D" w:rsidRPr="007C48BB" w:rsidRDefault="00F465D0" w:rsidP="00864A0A">
      <w:pPr>
        <w:spacing w:after="0"/>
        <w:rPr>
          <w:rFonts w:ascii="Arial" w:hAnsi="Arial" w:cs="Arial"/>
          <w:b/>
          <w:color w:val="000000"/>
        </w:rPr>
      </w:pPr>
      <w:r w:rsidRPr="007C48BB">
        <w:rPr>
          <w:rFonts w:ascii="Arial" w:hAnsi="Arial" w:cs="Arial"/>
          <w:b/>
          <w:color w:val="000000"/>
        </w:rPr>
        <w:br w:type="page"/>
      </w:r>
      <w:r w:rsidR="00E6133D" w:rsidRPr="007C48BB">
        <w:rPr>
          <w:rFonts w:ascii="Arial" w:hAnsi="Arial" w:cs="Arial"/>
          <w:b/>
          <w:color w:val="000000"/>
        </w:rPr>
        <w:lastRenderedPageBreak/>
        <w:t>Significance Statement</w:t>
      </w:r>
    </w:p>
    <w:p w14:paraId="4A98E00C" w14:textId="77777777" w:rsidR="00E6133D" w:rsidRPr="007C48BB" w:rsidRDefault="00E6133D" w:rsidP="00864A0A">
      <w:pPr>
        <w:keepNext/>
        <w:pBdr>
          <w:top w:val="nil"/>
          <w:left w:val="nil"/>
          <w:bottom w:val="nil"/>
          <w:right w:val="nil"/>
          <w:between w:val="nil"/>
        </w:pBdr>
        <w:spacing w:before="240" w:after="0" w:line="480" w:lineRule="auto"/>
        <w:rPr>
          <w:rFonts w:ascii="Arial" w:hAnsi="Arial" w:cs="Arial"/>
          <w:color w:val="000000"/>
        </w:rPr>
      </w:pPr>
      <w:r w:rsidRPr="007C48BB">
        <w:rPr>
          <w:rFonts w:ascii="Arial" w:hAnsi="Arial" w:cs="Arial"/>
          <w:color w:val="000000"/>
          <w:highlight w:val="yellow"/>
        </w:rPr>
        <w:t xml:space="preserve">Paste your significance statement here. Please note that it should not exceed 120 </w:t>
      </w:r>
      <w:proofErr w:type="gramStart"/>
      <w:r w:rsidRPr="007C48BB">
        <w:rPr>
          <w:rFonts w:ascii="Arial" w:hAnsi="Arial" w:cs="Arial"/>
          <w:color w:val="000000"/>
          <w:highlight w:val="yellow"/>
        </w:rPr>
        <w:t>words, but</w:t>
      </w:r>
      <w:proofErr w:type="gramEnd"/>
      <w:r w:rsidRPr="007C48BB">
        <w:rPr>
          <w:rFonts w:ascii="Arial" w:hAnsi="Arial" w:cs="Arial"/>
          <w:color w:val="000000"/>
          <w:highlight w:val="yellow"/>
        </w:rPr>
        <w:t xml:space="preserve"> should be at least 50 words in length. It should not include any references.</w:t>
      </w:r>
    </w:p>
    <w:p w14:paraId="39A2A18C" w14:textId="03CE00C0" w:rsidR="00FC36DE" w:rsidRPr="007C48BB" w:rsidRDefault="00FC36DE" w:rsidP="00864A0A">
      <w:pPr>
        <w:spacing w:after="0" w:line="480" w:lineRule="auto"/>
        <w:jc w:val="both"/>
        <w:rPr>
          <w:rFonts w:ascii="Arial" w:hAnsi="Arial" w:cs="Arial"/>
        </w:rPr>
      </w:pPr>
      <w:r w:rsidRPr="007C48BB">
        <w:rPr>
          <w:rFonts w:ascii="Arial" w:hAnsi="Arial" w:cs="Arial"/>
        </w:rPr>
        <w:t xml:space="preserve">The formation of neural circuits can occur independent of neural activity, but the maturation and refinement of nascent connections is an activity-dependent mechanism. </w:t>
      </w:r>
      <w:r w:rsidR="0019432E">
        <w:rPr>
          <w:rFonts w:ascii="Arial" w:hAnsi="Arial" w:cs="Arial"/>
        </w:rPr>
        <w:t>The effects of removing cochlear SA on formation of the calyx of Held (CH) located in the auditory brainstem, have proven inconclusive, perhaps due to homeostatic compensation by central neurons. We utilized a viral vector approach to selectively block synaptic transmission at the CH</w:t>
      </w:r>
      <w:r w:rsidR="00AC6C30">
        <w:rPr>
          <w:rFonts w:ascii="Arial" w:hAnsi="Arial" w:cs="Arial"/>
        </w:rPr>
        <w:t xml:space="preserve"> resulting in </w:t>
      </w:r>
      <w:r w:rsidRPr="007C48BB">
        <w:rPr>
          <w:rFonts w:ascii="Arial" w:hAnsi="Arial" w:cs="Arial"/>
        </w:rPr>
        <w:t xml:space="preserve">altered growth of the </w:t>
      </w:r>
      <w:r w:rsidR="00AC6C30">
        <w:rPr>
          <w:rFonts w:ascii="Arial" w:hAnsi="Arial" w:cs="Arial"/>
        </w:rPr>
        <w:t xml:space="preserve">nerve </w:t>
      </w:r>
      <w:r w:rsidR="0019432E">
        <w:rPr>
          <w:rFonts w:ascii="Arial" w:hAnsi="Arial" w:cs="Arial"/>
        </w:rPr>
        <w:t>terminal</w:t>
      </w:r>
      <w:r w:rsidRPr="007C48BB">
        <w:rPr>
          <w:rFonts w:ascii="Arial" w:hAnsi="Arial" w:cs="Arial"/>
        </w:rPr>
        <w:t xml:space="preserve"> and delayed maturation of biophysical properties of its postsynaptic neuron. This study reveals specific roles for SA in triggering </w:t>
      </w:r>
      <w:r w:rsidR="00AC6C30">
        <w:rPr>
          <w:rFonts w:ascii="Arial" w:hAnsi="Arial" w:cs="Arial"/>
        </w:rPr>
        <w:t xml:space="preserve">synchronous </w:t>
      </w:r>
      <w:r w:rsidRPr="007C48BB">
        <w:rPr>
          <w:rFonts w:ascii="Arial" w:hAnsi="Arial" w:cs="Arial"/>
        </w:rPr>
        <w:t>maturational events in synaptic partners.</w:t>
      </w:r>
    </w:p>
    <w:p w14:paraId="17EB5182" w14:textId="77777777" w:rsidR="00FC36DE" w:rsidRPr="007C48BB" w:rsidRDefault="00FC36DE" w:rsidP="00864A0A">
      <w:pPr>
        <w:spacing w:after="0" w:line="480" w:lineRule="auto"/>
        <w:jc w:val="both"/>
        <w:rPr>
          <w:rFonts w:ascii="Arial" w:hAnsi="Arial" w:cs="Arial"/>
        </w:rPr>
      </w:pPr>
    </w:p>
    <w:p w14:paraId="4E02D474" w14:textId="77777777" w:rsidR="007D4B55" w:rsidRDefault="007D4B55" w:rsidP="00864A0A">
      <w:pPr>
        <w:spacing w:after="0" w:line="480" w:lineRule="auto"/>
        <w:jc w:val="both"/>
        <w:rPr>
          <w:rFonts w:ascii="Arial" w:hAnsi="Arial" w:cs="Arial"/>
          <w:bCs/>
          <w:iCs/>
        </w:rPr>
      </w:pPr>
    </w:p>
    <w:p w14:paraId="746A7322" w14:textId="77777777" w:rsidR="007D4B55" w:rsidRDefault="007D4B55" w:rsidP="00864A0A">
      <w:pPr>
        <w:spacing w:after="0" w:line="480" w:lineRule="auto"/>
        <w:jc w:val="both"/>
        <w:rPr>
          <w:rFonts w:ascii="Arial" w:hAnsi="Arial" w:cs="Arial"/>
          <w:bCs/>
          <w:iCs/>
        </w:rPr>
      </w:pPr>
    </w:p>
    <w:p w14:paraId="38D5D04A" w14:textId="77777777" w:rsidR="00F465D0" w:rsidRPr="007C48BB" w:rsidRDefault="00F465D0" w:rsidP="00864A0A">
      <w:pPr>
        <w:spacing w:after="0"/>
        <w:rPr>
          <w:rFonts w:ascii="Arial" w:hAnsi="Arial" w:cs="Arial"/>
          <w:color w:val="000000"/>
        </w:rPr>
      </w:pPr>
      <w:r w:rsidRPr="007C48BB">
        <w:rPr>
          <w:rFonts w:ascii="Arial" w:hAnsi="Arial" w:cs="Arial"/>
          <w:color w:val="000000"/>
        </w:rPr>
        <w:br w:type="page"/>
      </w:r>
    </w:p>
    <w:p w14:paraId="119741A7" w14:textId="0129BA1E"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lastRenderedPageBreak/>
        <w:t>Main Text</w:t>
      </w:r>
    </w:p>
    <w:p w14:paraId="72BE508C"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b/>
          <w:color w:val="000000"/>
        </w:rPr>
      </w:pPr>
    </w:p>
    <w:p w14:paraId="0A25037F" w14:textId="77777777"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t>Introduction</w:t>
      </w:r>
    </w:p>
    <w:p w14:paraId="4903E3B2"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b/>
          <w:color w:val="000000"/>
        </w:rPr>
      </w:pPr>
    </w:p>
    <w:p w14:paraId="3EA9FC6F" w14:textId="77777777" w:rsidR="00864A0A" w:rsidRDefault="00F465D0" w:rsidP="00864A0A">
      <w:pPr>
        <w:spacing w:after="0" w:line="480" w:lineRule="auto"/>
        <w:jc w:val="both"/>
        <w:rPr>
          <w:rFonts w:ascii="Arial" w:hAnsi="Arial" w:cs="Arial"/>
          <w:b/>
        </w:rPr>
      </w:pPr>
      <w:r w:rsidRPr="007C48BB">
        <w:rPr>
          <w:rFonts w:ascii="Arial" w:hAnsi="Arial" w:cs="Arial"/>
        </w:rPr>
        <w:t xml:space="preserve">Intrinsic patterned spontaneous activity (SA) occurs in several brain regions during development and in sensory systems originates in the peripheral sense organ (Blankenship &amp; Feller, 2010; Galli &amp; Maffei, 1988; Kros et al., 1998; Lippe, 1994; Meister et al., 1991; Tritsch et al., 2007). Interestingly, SA in these sensory systems occurs prior to the onset of external stimulation (in mice, ear canals and eyes open after P10; </w:t>
      </w:r>
      <w:r w:rsidRPr="00206FED">
        <w:rPr>
          <w:rFonts w:ascii="Arial" w:hAnsi="Arial" w:cs="Arial"/>
          <w:bCs/>
          <w:highlight w:val="yellow"/>
        </w:rPr>
        <w:t>Findlater</w:t>
      </w:r>
      <w:r w:rsidRPr="007C48BB">
        <w:rPr>
          <w:rFonts w:ascii="Arial" w:hAnsi="Arial" w:cs="Arial"/>
          <w:bCs/>
        </w:rPr>
        <w:t xml:space="preserve"> et al., 1993; Mikaelian et al., 1965; Poole, 1999</w:t>
      </w:r>
      <w:r w:rsidRPr="007C48BB">
        <w:rPr>
          <w:rFonts w:ascii="Arial" w:hAnsi="Arial" w:cs="Arial"/>
        </w:rPr>
        <w:t>), highlighting the importance of stimulus-independent activity during neural circuit formation.</w:t>
      </w:r>
      <w:r w:rsidR="00A8745C">
        <w:rPr>
          <w:rFonts w:ascii="Arial" w:hAnsi="Arial" w:cs="Arial"/>
        </w:rPr>
        <w:t xml:space="preserve"> SA regulates the patterning of central circuits across sensory systems ensuring precise topographical connectivity (Kersbergen and Bergles, 2024; Kirby et al., 2013). </w:t>
      </w:r>
      <w:r w:rsidRPr="007C48BB">
        <w:rPr>
          <w:rFonts w:ascii="Arial" w:hAnsi="Arial" w:cs="Arial"/>
        </w:rPr>
        <w:t>In the developing murine auditory system, intrinsic spontaneous bursting activity originates in inner hair cells in the cochlea, beginning at birth, and propagates throughout the ascending auditory pathway (</w:t>
      </w:r>
      <w:proofErr w:type="spellStart"/>
      <w:r w:rsidRPr="007C48BB">
        <w:rPr>
          <w:rFonts w:ascii="Arial" w:hAnsi="Arial" w:cs="Arial"/>
        </w:rPr>
        <w:t>Babola</w:t>
      </w:r>
      <w:proofErr w:type="spellEnd"/>
      <w:r w:rsidRPr="007C48BB">
        <w:rPr>
          <w:rFonts w:ascii="Arial" w:hAnsi="Arial" w:cs="Arial"/>
        </w:rPr>
        <w:t xml:space="preserve"> et al., 2020; </w:t>
      </w:r>
      <w:proofErr w:type="spellStart"/>
      <w:r w:rsidRPr="007C48BB">
        <w:rPr>
          <w:rFonts w:ascii="Arial" w:hAnsi="Arial" w:cs="Arial"/>
        </w:rPr>
        <w:t>Babola</w:t>
      </w:r>
      <w:proofErr w:type="spellEnd"/>
      <w:r w:rsidRPr="007C48BB">
        <w:rPr>
          <w:rFonts w:ascii="Arial" w:hAnsi="Arial" w:cs="Arial"/>
        </w:rPr>
        <w:t xml:space="preserve"> et al., 2018; Lippe, 1994; Sonntag et al., 2009; Tritsch, Rodriguez-Contreras, et al., 2010; Tritsch et al., 2007). </w:t>
      </w:r>
      <w:r w:rsidR="00813BD8">
        <w:rPr>
          <w:rFonts w:ascii="Arial" w:hAnsi="Arial" w:cs="Arial"/>
        </w:rPr>
        <w:t xml:space="preserve">The onset of cochlea-driven SA occurs synchronously with the rapid formation and early maturation </w:t>
      </w:r>
      <w:r w:rsidRPr="007C48BB">
        <w:rPr>
          <w:rFonts w:ascii="Arial" w:hAnsi="Arial" w:cs="Arial"/>
        </w:rPr>
        <w:t>of the calyx of Held (CH)</w:t>
      </w:r>
      <w:r w:rsidR="00733F25">
        <w:rPr>
          <w:rFonts w:ascii="Arial" w:hAnsi="Arial" w:cs="Arial"/>
        </w:rPr>
        <w:t xml:space="preserve"> (</w:t>
      </w:r>
      <w:r w:rsidR="00733F25" w:rsidRPr="007C48BB">
        <w:rPr>
          <w:rFonts w:ascii="Arial" w:hAnsi="Arial" w:cs="Arial"/>
        </w:rPr>
        <w:t>Tritsch, Rodriguez-Contreras, et al., 2010</w:t>
      </w:r>
      <w:r w:rsidR="00733F25">
        <w:rPr>
          <w:rFonts w:ascii="Arial" w:hAnsi="Arial" w:cs="Arial"/>
        </w:rPr>
        <w:t xml:space="preserve">; </w:t>
      </w:r>
      <w:proofErr w:type="spellStart"/>
      <w:r w:rsidR="00733F25">
        <w:rPr>
          <w:rFonts w:ascii="Arial" w:hAnsi="Arial" w:cs="Arial"/>
        </w:rPr>
        <w:t>Sierksma</w:t>
      </w:r>
      <w:proofErr w:type="spellEnd"/>
      <w:r w:rsidR="00733F25">
        <w:rPr>
          <w:rFonts w:ascii="Arial" w:hAnsi="Arial" w:cs="Arial"/>
        </w:rPr>
        <w:t xml:space="preserve"> et al., 2017)</w:t>
      </w:r>
      <w:r w:rsidR="00B91A66">
        <w:rPr>
          <w:rFonts w:ascii="Arial" w:hAnsi="Arial" w:cs="Arial"/>
        </w:rPr>
        <w:t>, the largest nerve terminal in the mammalian brain,</w:t>
      </w:r>
      <w:r w:rsidR="00813BD8">
        <w:rPr>
          <w:rFonts w:ascii="Arial" w:hAnsi="Arial" w:cs="Arial"/>
        </w:rPr>
        <w:t xml:space="preserve"> and its postsynaptic target</w:t>
      </w:r>
      <w:r w:rsidRPr="007C48BB">
        <w:rPr>
          <w:rFonts w:ascii="Arial" w:hAnsi="Arial" w:cs="Arial"/>
        </w:rPr>
        <w:t xml:space="preserve">, </w:t>
      </w:r>
      <w:r w:rsidR="00813BD8">
        <w:rPr>
          <w:rFonts w:ascii="Arial" w:hAnsi="Arial" w:cs="Arial"/>
        </w:rPr>
        <w:t>the principal neuron (PN) in the medial nucleus of the trapezoid body</w:t>
      </w:r>
      <w:r w:rsidR="00206FED">
        <w:rPr>
          <w:rFonts w:ascii="Arial" w:hAnsi="Arial" w:cs="Arial"/>
        </w:rPr>
        <w:t xml:space="preserve"> (MNTB)</w:t>
      </w:r>
      <w:r w:rsidR="00813BD8">
        <w:rPr>
          <w:rFonts w:ascii="Arial" w:hAnsi="Arial" w:cs="Arial"/>
        </w:rPr>
        <w:t xml:space="preserve"> in the auditory brainstem</w:t>
      </w:r>
      <w:r w:rsidR="005A63CC">
        <w:rPr>
          <w:rFonts w:ascii="Arial" w:hAnsi="Arial" w:cs="Arial"/>
        </w:rPr>
        <w:t xml:space="preserve"> (</w:t>
      </w:r>
      <w:r w:rsidR="00733F25" w:rsidRPr="00733F25">
        <w:rPr>
          <w:rFonts w:ascii="Arial" w:hAnsi="Arial"/>
        </w:rPr>
        <w:t xml:space="preserve">Hoffpauir et al., 2006; Hoffpauir et al., 2010; Holcomb et al., 2013; Kandler &amp; </w:t>
      </w:r>
      <w:proofErr w:type="spellStart"/>
      <w:r w:rsidR="00733F25" w:rsidRPr="00733F25">
        <w:rPr>
          <w:rFonts w:ascii="Arial" w:hAnsi="Arial"/>
        </w:rPr>
        <w:t>Friauf</w:t>
      </w:r>
      <w:proofErr w:type="spellEnd"/>
      <w:r w:rsidR="00733F25" w:rsidRPr="00733F25">
        <w:rPr>
          <w:rFonts w:ascii="Arial" w:hAnsi="Arial"/>
        </w:rPr>
        <w:t>, 1993; Rusu &amp; Borst, 2011</w:t>
      </w:r>
      <w:r w:rsidR="005A63CC">
        <w:rPr>
          <w:rFonts w:ascii="Arial" w:hAnsi="Arial" w:cs="Arial"/>
        </w:rPr>
        <w:t>)</w:t>
      </w:r>
      <w:r w:rsidR="00813BD8">
        <w:rPr>
          <w:rFonts w:ascii="Arial" w:hAnsi="Arial" w:cs="Arial"/>
        </w:rPr>
        <w:t xml:space="preserve">. </w:t>
      </w:r>
      <w:r w:rsidR="00B91A66">
        <w:rPr>
          <w:rFonts w:ascii="Arial" w:hAnsi="Arial" w:cs="Arial"/>
        </w:rPr>
        <w:t>The CH:PN neural circuit maturation initiates more synchronously (at postnatal day (P)2) and over a shorter time (2-4 days) than other model systems, such as climbing fiber innervation of Purkinje cells in cerebellum</w:t>
      </w:r>
      <w:r w:rsidR="00B03B8E">
        <w:rPr>
          <w:rFonts w:ascii="Arial" w:hAnsi="Arial" w:cs="Arial"/>
        </w:rPr>
        <w:t xml:space="preserve"> (</w:t>
      </w:r>
      <w:r w:rsidR="00B03B8E" w:rsidRPr="00B03B8E">
        <w:rPr>
          <w:rFonts w:ascii="Arial" w:hAnsi="Arial" w:cs="Arial"/>
        </w:rPr>
        <w:t>Hashimoto et al., 2009; Ichikawa et al., 2011</w:t>
      </w:r>
      <w:r w:rsidR="00B03B8E">
        <w:rPr>
          <w:rFonts w:ascii="Arial" w:hAnsi="Arial" w:cs="Arial"/>
        </w:rPr>
        <w:t xml:space="preserve">; Watanabe &amp; </w:t>
      </w:r>
      <w:r w:rsidR="00B03B8E">
        <w:rPr>
          <w:rFonts w:ascii="Arial" w:hAnsi="Arial" w:cs="Arial"/>
        </w:rPr>
        <w:lastRenderedPageBreak/>
        <w:t>Kano, 2011</w:t>
      </w:r>
      <w:r w:rsidR="00B03B8E" w:rsidRPr="00B03B8E">
        <w:rPr>
          <w:rFonts w:ascii="Arial" w:hAnsi="Arial" w:cs="Arial"/>
        </w:rPr>
        <w:t>)</w:t>
      </w:r>
      <w:r w:rsidR="00B91A66">
        <w:rPr>
          <w:rFonts w:ascii="Arial" w:hAnsi="Arial" w:cs="Arial"/>
        </w:rPr>
        <w:t>, retinal ganglion cell innervation of dorsolateral lateral geniculate nucleus</w:t>
      </w:r>
      <w:r w:rsidR="00B03B8E">
        <w:rPr>
          <w:rFonts w:ascii="Arial" w:hAnsi="Arial" w:cs="Arial"/>
        </w:rPr>
        <w:t xml:space="preserve"> (</w:t>
      </w:r>
      <w:r w:rsidR="00B03B8E" w:rsidRPr="00B03B8E">
        <w:rPr>
          <w:rFonts w:ascii="Arial" w:hAnsi="Arial" w:cs="Arial"/>
        </w:rPr>
        <w:t xml:space="preserve">Ackman et al., 2012; </w:t>
      </w:r>
      <w:r w:rsidR="00B03B8E">
        <w:rPr>
          <w:rFonts w:ascii="Arial" w:hAnsi="Arial" w:cs="Arial"/>
        </w:rPr>
        <w:t xml:space="preserve">Blankenship &amp; Feller, 2010; </w:t>
      </w:r>
      <w:r w:rsidR="00B03B8E" w:rsidRPr="00B03B8E">
        <w:rPr>
          <w:rFonts w:ascii="Arial" w:hAnsi="Arial" w:cs="Arial"/>
        </w:rPr>
        <w:t>Siegel et al., 2012</w:t>
      </w:r>
      <w:r w:rsidR="00B03B8E">
        <w:rPr>
          <w:rFonts w:ascii="Arial" w:hAnsi="Arial" w:cs="Arial"/>
        </w:rPr>
        <w:t>)</w:t>
      </w:r>
      <w:r w:rsidR="00B91A66">
        <w:rPr>
          <w:rFonts w:ascii="Arial" w:hAnsi="Arial" w:cs="Arial"/>
        </w:rPr>
        <w:t>, or the neuromuscular junction</w:t>
      </w:r>
      <w:r w:rsidR="00733F25">
        <w:rPr>
          <w:rFonts w:ascii="Arial" w:hAnsi="Arial" w:cs="Arial"/>
        </w:rPr>
        <w:t xml:space="preserve"> (</w:t>
      </w:r>
      <w:r w:rsidR="00B03B8E" w:rsidRPr="00B03B8E">
        <w:rPr>
          <w:rFonts w:ascii="Arial" w:hAnsi="Arial" w:cs="Arial"/>
        </w:rPr>
        <w:t xml:space="preserve">Balice-Gordon &amp; Lichtman, 1993; </w:t>
      </w:r>
      <w:r w:rsidR="00733F25" w:rsidRPr="00733F25">
        <w:rPr>
          <w:rFonts w:ascii="Arial" w:hAnsi="Arial" w:cs="Arial"/>
        </w:rPr>
        <w:t>Sanes &amp; Lichtman, 1999</w:t>
      </w:r>
      <w:r w:rsidR="00B03B8E">
        <w:rPr>
          <w:rFonts w:ascii="Arial" w:hAnsi="Arial" w:cs="Arial"/>
        </w:rPr>
        <w:t xml:space="preserve">; </w:t>
      </w:r>
      <w:r w:rsidR="00B03B8E" w:rsidRPr="00B03B8E">
        <w:rPr>
          <w:rFonts w:ascii="Arial" w:hAnsi="Arial" w:cs="Arial"/>
        </w:rPr>
        <w:t>Tapia et al. 2012</w:t>
      </w:r>
      <w:r w:rsidR="00733F25">
        <w:rPr>
          <w:rFonts w:ascii="Arial" w:hAnsi="Arial" w:cs="Arial"/>
        </w:rPr>
        <w:t>)</w:t>
      </w:r>
      <w:r w:rsidR="00B91A66">
        <w:rPr>
          <w:rFonts w:ascii="Arial" w:hAnsi="Arial" w:cs="Arial"/>
        </w:rPr>
        <w:t>. Therefore, it offers an excellent model to explore the hypothesis that SA changes drive early maturational events</w:t>
      </w:r>
      <w:r w:rsidR="00197A1C">
        <w:rPr>
          <w:rFonts w:ascii="Arial" w:hAnsi="Arial" w:cs="Arial"/>
        </w:rPr>
        <w:t>, which ha</w:t>
      </w:r>
      <w:r w:rsidR="00BD6BED">
        <w:rPr>
          <w:rFonts w:ascii="Arial" w:hAnsi="Arial" w:cs="Arial"/>
        </w:rPr>
        <w:t>ve</w:t>
      </w:r>
      <w:r w:rsidR="00197A1C">
        <w:rPr>
          <w:rFonts w:ascii="Arial" w:hAnsi="Arial" w:cs="Arial"/>
        </w:rPr>
        <w:t xml:space="preserve"> been shown to be coordinated between pre</w:t>
      </w:r>
      <w:r w:rsidR="00271477">
        <w:rPr>
          <w:rFonts w:ascii="Arial" w:hAnsi="Arial" w:cs="Arial"/>
        </w:rPr>
        <w:t>-</w:t>
      </w:r>
      <w:r w:rsidR="00197A1C">
        <w:rPr>
          <w:rFonts w:ascii="Arial" w:hAnsi="Arial" w:cs="Arial"/>
        </w:rPr>
        <w:t xml:space="preserve"> and postsynaptic partners (Hoffpauir et al</w:t>
      </w:r>
      <w:r w:rsidR="00206FED">
        <w:rPr>
          <w:rFonts w:ascii="Arial" w:hAnsi="Arial" w:cs="Arial"/>
        </w:rPr>
        <w:t>., 2010</w:t>
      </w:r>
      <w:r w:rsidR="00197A1C">
        <w:rPr>
          <w:rFonts w:ascii="Arial" w:hAnsi="Arial" w:cs="Arial"/>
        </w:rPr>
        <w:t xml:space="preserve">; Rusu </w:t>
      </w:r>
      <w:r w:rsidR="00206FED">
        <w:rPr>
          <w:rFonts w:ascii="Arial" w:hAnsi="Arial" w:cs="Arial"/>
        </w:rPr>
        <w:t>&amp;</w:t>
      </w:r>
      <w:r w:rsidR="00197A1C">
        <w:rPr>
          <w:rFonts w:ascii="Arial" w:hAnsi="Arial" w:cs="Arial"/>
        </w:rPr>
        <w:t xml:space="preserve"> Borst</w:t>
      </w:r>
      <w:r w:rsidR="00206FED">
        <w:rPr>
          <w:rFonts w:ascii="Arial" w:hAnsi="Arial" w:cs="Arial"/>
        </w:rPr>
        <w:t>, 2011</w:t>
      </w:r>
      <w:r w:rsidR="00733F25">
        <w:rPr>
          <w:rFonts w:ascii="Arial" w:hAnsi="Arial" w:cs="Arial"/>
        </w:rPr>
        <w:t xml:space="preserve">; </w:t>
      </w:r>
      <w:proofErr w:type="spellStart"/>
      <w:r w:rsidR="00733F25">
        <w:rPr>
          <w:rFonts w:ascii="Arial" w:hAnsi="Arial" w:cs="Arial"/>
        </w:rPr>
        <w:t>Sierksma</w:t>
      </w:r>
      <w:proofErr w:type="spellEnd"/>
      <w:r w:rsidR="00733F25">
        <w:rPr>
          <w:rFonts w:ascii="Arial" w:hAnsi="Arial" w:cs="Arial"/>
        </w:rPr>
        <w:t xml:space="preserve"> et al., 2017</w:t>
      </w:r>
      <w:r w:rsidR="00197A1C">
        <w:rPr>
          <w:rFonts w:ascii="Arial" w:hAnsi="Arial" w:cs="Arial"/>
        </w:rPr>
        <w:t>)</w:t>
      </w:r>
      <w:r w:rsidR="00B91A66">
        <w:rPr>
          <w:rFonts w:ascii="Arial" w:hAnsi="Arial" w:cs="Arial"/>
        </w:rPr>
        <w:t>.</w:t>
      </w:r>
      <w:r w:rsidR="00BD6BED">
        <w:rPr>
          <w:rFonts w:ascii="Arial" w:hAnsi="Arial" w:cs="Arial"/>
        </w:rPr>
        <w:t xml:space="preserve"> Temporal profiles of gene expression </w:t>
      </w:r>
      <w:r w:rsidR="00B03B8E">
        <w:rPr>
          <w:rFonts w:ascii="Arial" w:hAnsi="Arial" w:cs="Arial"/>
        </w:rPr>
        <w:t xml:space="preserve">from </w:t>
      </w:r>
      <w:proofErr w:type="spellStart"/>
      <w:r w:rsidR="00B03B8E">
        <w:rPr>
          <w:rFonts w:ascii="Arial" w:hAnsi="Arial" w:cs="Arial"/>
        </w:rPr>
        <w:t>microdissected</w:t>
      </w:r>
      <w:proofErr w:type="spellEnd"/>
      <w:r w:rsidR="00B03B8E">
        <w:rPr>
          <w:rFonts w:ascii="Arial" w:hAnsi="Arial" w:cs="Arial"/>
        </w:rPr>
        <w:t xml:space="preserve"> </w:t>
      </w:r>
      <w:r w:rsidR="00BD6BED">
        <w:rPr>
          <w:rFonts w:ascii="Arial" w:hAnsi="Arial" w:cs="Arial"/>
        </w:rPr>
        <w:t>whole-MNTB tissue show multiple genes with increasing and decreasing profiles between P0-6, including those for biochemical signaling pathways, ion channels, and mediation of whole tissue organization such as the onset of myelination (</w:t>
      </w:r>
      <w:r w:rsidR="00733F25">
        <w:rPr>
          <w:rFonts w:ascii="Arial" w:hAnsi="Arial" w:cs="Arial"/>
        </w:rPr>
        <w:t xml:space="preserve">Heller er al., 2024; </w:t>
      </w:r>
      <w:r w:rsidR="00BD6BED">
        <w:rPr>
          <w:rFonts w:ascii="Arial" w:hAnsi="Arial" w:cs="Arial"/>
        </w:rPr>
        <w:t>Kolson et al.</w:t>
      </w:r>
      <w:r w:rsidR="00271477">
        <w:rPr>
          <w:rFonts w:ascii="Arial" w:hAnsi="Arial" w:cs="Arial"/>
        </w:rPr>
        <w:t>,</w:t>
      </w:r>
      <w:r w:rsidR="00BD6BED">
        <w:rPr>
          <w:rFonts w:ascii="Arial" w:hAnsi="Arial" w:cs="Arial"/>
        </w:rPr>
        <w:t xml:space="preserve"> </w:t>
      </w:r>
      <w:r w:rsidR="00271477">
        <w:rPr>
          <w:rFonts w:ascii="Arial" w:hAnsi="Arial" w:cs="Arial"/>
        </w:rPr>
        <w:t>2016</w:t>
      </w:r>
      <w:r w:rsidR="00BD6BED">
        <w:rPr>
          <w:rFonts w:ascii="Arial" w:hAnsi="Arial" w:cs="Arial"/>
        </w:rPr>
        <w:t xml:space="preserve">). </w:t>
      </w:r>
    </w:p>
    <w:p w14:paraId="0BE4E2BC" w14:textId="77777777" w:rsidR="00864A0A" w:rsidRDefault="00864A0A" w:rsidP="00864A0A">
      <w:pPr>
        <w:spacing w:after="0" w:line="480" w:lineRule="auto"/>
        <w:jc w:val="both"/>
        <w:rPr>
          <w:rFonts w:ascii="Arial" w:hAnsi="Arial" w:cs="Arial"/>
          <w:b/>
        </w:rPr>
      </w:pPr>
    </w:p>
    <w:p w14:paraId="672C2236" w14:textId="13BA4A10" w:rsidR="00980C22" w:rsidRPr="00864A0A" w:rsidRDefault="00F74833" w:rsidP="00864A0A">
      <w:pPr>
        <w:spacing w:after="0" w:line="480" w:lineRule="auto"/>
        <w:jc w:val="both"/>
        <w:rPr>
          <w:rFonts w:ascii="Arial" w:hAnsi="Arial" w:cs="Arial"/>
          <w:b/>
        </w:rPr>
      </w:pPr>
      <w:r w:rsidRPr="00F74833">
        <w:rPr>
          <w:rFonts w:ascii="Arial" w:hAnsi="Arial" w:cs="Arial"/>
        </w:rPr>
        <w:t xml:space="preserve">Previous studies manipulating </w:t>
      </w:r>
      <w:r w:rsidR="000019C9" w:rsidRPr="00F74833">
        <w:rPr>
          <w:rFonts w:ascii="Arial" w:hAnsi="Arial" w:cs="Arial"/>
        </w:rPr>
        <w:t>intrinsic</w:t>
      </w:r>
      <w:r w:rsidRPr="00F74833">
        <w:rPr>
          <w:rFonts w:ascii="Arial" w:hAnsi="Arial" w:cs="Arial"/>
        </w:rPr>
        <w:t xml:space="preserve"> spontaneous activity in the cochlea have resulted in minimal deficits to synaptic transmission at the </w:t>
      </w:r>
      <w:proofErr w:type="gramStart"/>
      <w:r w:rsidRPr="00F74833">
        <w:rPr>
          <w:rFonts w:ascii="Arial" w:hAnsi="Arial" w:cs="Arial"/>
        </w:rPr>
        <w:t>CH:MNTB</w:t>
      </w:r>
      <w:proofErr w:type="gramEnd"/>
      <w:r w:rsidRPr="00F74833">
        <w:rPr>
          <w:rFonts w:ascii="Arial" w:hAnsi="Arial" w:cs="Arial"/>
        </w:rPr>
        <w:t xml:space="preserve"> </w:t>
      </w:r>
      <w:r w:rsidR="005A63CC">
        <w:rPr>
          <w:rFonts w:ascii="Arial" w:hAnsi="Arial" w:cs="Arial"/>
        </w:rPr>
        <w:t>synaptic connection</w:t>
      </w:r>
      <w:r w:rsidRPr="00F74833">
        <w:rPr>
          <w:rFonts w:ascii="Arial" w:hAnsi="Arial" w:cs="Arial"/>
        </w:rPr>
        <w:t xml:space="preserve"> (Erazo-Fischer et al., 2007; </w:t>
      </w:r>
      <w:proofErr w:type="spellStart"/>
      <w:r w:rsidRPr="00F74833">
        <w:rPr>
          <w:rFonts w:ascii="Arial" w:hAnsi="Arial" w:cs="Arial"/>
        </w:rPr>
        <w:t>Oleskevich</w:t>
      </w:r>
      <w:proofErr w:type="spellEnd"/>
      <w:r w:rsidRPr="00F74833">
        <w:rPr>
          <w:rFonts w:ascii="Arial" w:hAnsi="Arial" w:cs="Arial"/>
        </w:rPr>
        <w:t xml:space="preserve"> et al., 2004; </w:t>
      </w:r>
      <w:proofErr w:type="spellStart"/>
      <w:r w:rsidRPr="00F74833">
        <w:rPr>
          <w:rFonts w:ascii="Arial" w:hAnsi="Arial" w:cs="Arial"/>
        </w:rPr>
        <w:t>Youssoufian</w:t>
      </w:r>
      <w:proofErr w:type="spellEnd"/>
      <w:r w:rsidRPr="00F74833">
        <w:rPr>
          <w:rFonts w:ascii="Arial" w:hAnsi="Arial" w:cs="Arial"/>
        </w:rPr>
        <w:t xml:space="preserve"> et al., 2005), abnormal morphology of the CH (Clause et al., 2014; </w:t>
      </w:r>
      <w:proofErr w:type="spellStart"/>
      <w:r w:rsidRPr="00F74833">
        <w:rPr>
          <w:rFonts w:ascii="Arial" w:hAnsi="Arial" w:cs="Arial"/>
        </w:rPr>
        <w:t>Lessle</w:t>
      </w:r>
      <w:proofErr w:type="spellEnd"/>
      <w:r w:rsidRPr="00F74833">
        <w:rPr>
          <w:rFonts w:ascii="Arial" w:hAnsi="Arial" w:cs="Arial"/>
        </w:rPr>
        <w:t xml:space="preserve"> et al., 2024; </w:t>
      </w:r>
      <w:proofErr w:type="spellStart"/>
      <w:r w:rsidRPr="00F74833">
        <w:rPr>
          <w:rFonts w:ascii="Arial" w:hAnsi="Arial" w:cs="Arial"/>
        </w:rPr>
        <w:t>Youssoufian</w:t>
      </w:r>
      <w:proofErr w:type="spellEnd"/>
      <w:r w:rsidRPr="00F74833">
        <w:rPr>
          <w:rFonts w:ascii="Arial" w:hAnsi="Arial" w:cs="Arial"/>
        </w:rPr>
        <w:t xml:space="preserve"> et al., 2005), or MNTB PN intrinsic physiological properties (Noh et al., 2010). In </w:t>
      </w:r>
      <w:r w:rsidRPr="00F74833">
        <w:rPr>
          <w:rFonts w:ascii="Arial" w:hAnsi="Arial"/>
        </w:rPr>
        <w:t>vesicular glutamate transporter 3 (Vglut3) knockout mice</w:t>
      </w:r>
      <w:r w:rsidRPr="00F74833">
        <w:rPr>
          <w:rFonts w:ascii="Arial" w:hAnsi="Arial" w:cs="Arial"/>
        </w:rPr>
        <w:t xml:space="preserve"> blocking synaptic transmission from inner hair cells in the cochlea, spiral ganglion neurons</w:t>
      </w:r>
      <w:r w:rsidRPr="00F74833">
        <w:rPr>
          <w:rFonts w:ascii="Arial" w:hAnsi="Arial"/>
        </w:rPr>
        <w:t xml:space="preserve"> are hyperexcitable (</w:t>
      </w:r>
      <w:proofErr w:type="spellStart"/>
      <w:r w:rsidRPr="00F74833">
        <w:rPr>
          <w:rFonts w:ascii="Arial" w:hAnsi="Arial"/>
        </w:rPr>
        <w:t>Babola</w:t>
      </w:r>
      <w:proofErr w:type="spellEnd"/>
      <w:r w:rsidRPr="00F74833">
        <w:rPr>
          <w:rFonts w:ascii="Arial" w:hAnsi="Arial"/>
        </w:rPr>
        <w:t xml:space="preserve"> et al., </w:t>
      </w:r>
      <w:r w:rsidRPr="00F74833">
        <w:rPr>
          <w:rFonts w:ascii="Arial" w:hAnsi="Arial" w:cs="Arial"/>
          <w:bCs/>
        </w:rPr>
        <w:t xml:space="preserve">2018) suggesting possible homeostatic compensatory mechanisms in the cochlear nucleus. </w:t>
      </w:r>
      <w:r w:rsidR="00F465D0" w:rsidRPr="007C48BB">
        <w:rPr>
          <w:rFonts w:ascii="Arial" w:hAnsi="Arial" w:cs="Arial"/>
        </w:rPr>
        <w:t xml:space="preserve">We thus directly silenced synaptic transmission in GBCs through viral vector mediated, rapid-onset expression of tetanus neurotoxin (TeNT) (Kim et al., 2009; Sando et al., 2017; Schiavo et al., 1992). Following unilateral viral vector injections into the VCN at P0, </w:t>
      </w:r>
      <w:proofErr w:type="spellStart"/>
      <w:r w:rsidR="00F465D0" w:rsidRPr="007C48BB">
        <w:rPr>
          <w:rFonts w:ascii="Arial" w:hAnsi="Arial" w:cs="Arial"/>
        </w:rPr>
        <w:t>mCherry</w:t>
      </w:r>
      <w:proofErr w:type="spellEnd"/>
      <w:r w:rsidR="00F465D0" w:rsidRPr="007C48BB">
        <w:rPr>
          <w:rFonts w:ascii="Arial" w:hAnsi="Arial" w:cs="Arial"/>
        </w:rPr>
        <w:t xml:space="preserve"> fluorescence (co-expressed with TeNT) was detectable within 48 hours in CHs innervating the contralateral MNTB. Compared to non-transduced ipsilateral MNTB control </w:t>
      </w:r>
      <w:r w:rsidR="00F465D0" w:rsidRPr="007C48BB">
        <w:rPr>
          <w:rFonts w:ascii="Arial" w:hAnsi="Arial" w:cs="Arial"/>
        </w:rPr>
        <w:lastRenderedPageBreak/>
        <w:t xml:space="preserve">recordings, whole cell patch-clamp recordings from transduced MNTB PNs showed a decrease in the frequency and amplitude and increase in the decay rate of spontaneous excitatory postsynaptic currents. The effects of </w:t>
      </w:r>
      <w:r w:rsidR="00F465D0" w:rsidRPr="007C48BB">
        <w:rPr>
          <w:rFonts w:ascii="Arial" w:hAnsi="Arial" w:cs="Arial"/>
          <w:i/>
          <w:iCs/>
        </w:rPr>
        <w:t xml:space="preserve">in vivo </w:t>
      </w:r>
      <w:r w:rsidR="00F465D0" w:rsidRPr="007C48BB">
        <w:rPr>
          <w:rFonts w:ascii="Arial" w:hAnsi="Arial" w:cs="Arial"/>
        </w:rPr>
        <w:t xml:space="preserve">synaptic silencing at the </w:t>
      </w:r>
      <w:proofErr w:type="gramStart"/>
      <w:r w:rsidR="00F465D0" w:rsidRPr="007C48BB">
        <w:rPr>
          <w:rFonts w:ascii="Arial" w:hAnsi="Arial" w:cs="Arial"/>
        </w:rPr>
        <w:t>CH:MNTB</w:t>
      </w:r>
      <w:proofErr w:type="gramEnd"/>
      <w:r w:rsidR="00F465D0" w:rsidRPr="007C48BB">
        <w:rPr>
          <w:rFonts w:ascii="Arial" w:hAnsi="Arial" w:cs="Arial"/>
        </w:rPr>
        <w:t xml:space="preserve"> connection delay the maturation of the MNTB PNs intrinsic physiological properties. Following TeNT expression PNs remain in an immature hyperexcitable state, with a tonic firing pattern, high input resistance, and low threshold current. Morphological analysis of transduced calyxes shows impaired growth with reduced volume and increased thickness. This study highlights an important role for SA in triggering the synchronous maturation of the MNTB PN physiological properties</w:t>
      </w:r>
      <w:r w:rsidR="00DB26F5">
        <w:rPr>
          <w:rFonts w:ascii="Arial" w:hAnsi="Arial" w:cs="Arial"/>
        </w:rPr>
        <w:t xml:space="preserve"> and </w:t>
      </w:r>
      <w:r w:rsidR="00DB26F5" w:rsidRPr="007C48BB">
        <w:rPr>
          <w:rFonts w:ascii="Arial" w:hAnsi="Arial" w:cs="Arial"/>
        </w:rPr>
        <w:t>modulating rapid growth of the CH</w:t>
      </w:r>
      <w:r w:rsidR="000C4EC8">
        <w:rPr>
          <w:rFonts w:ascii="Arial" w:hAnsi="Arial" w:cs="Arial"/>
        </w:rPr>
        <w:t xml:space="preserve"> and</w:t>
      </w:r>
      <w:r w:rsidR="00CA300B">
        <w:rPr>
          <w:rFonts w:ascii="Arial" w:hAnsi="Arial" w:cs="Arial"/>
        </w:rPr>
        <w:t xml:space="preserve"> increase in PN </w:t>
      </w:r>
      <w:r w:rsidR="000546AC">
        <w:rPr>
          <w:rFonts w:ascii="Arial" w:hAnsi="Arial" w:cs="Arial"/>
        </w:rPr>
        <w:t xml:space="preserve">cell body </w:t>
      </w:r>
      <w:r w:rsidR="00CA300B">
        <w:rPr>
          <w:rFonts w:ascii="Arial" w:hAnsi="Arial" w:cs="Arial"/>
        </w:rPr>
        <w:t>volume</w:t>
      </w:r>
      <w:r w:rsidR="00F465D0" w:rsidRPr="007C48BB">
        <w:rPr>
          <w:rFonts w:ascii="Arial" w:hAnsi="Arial" w:cs="Arial"/>
        </w:rPr>
        <w:t>.</w:t>
      </w:r>
    </w:p>
    <w:p w14:paraId="7B49BF92" w14:textId="77777777" w:rsidR="00864A0A" w:rsidRDefault="00864A0A">
      <w:pPr>
        <w:rPr>
          <w:rFonts w:ascii="Arial" w:hAnsi="Arial" w:cs="Arial"/>
          <w:b/>
          <w:color w:val="000000"/>
        </w:rPr>
      </w:pPr>
      <w:r>
        <w:rPr>
          <w:rFonts w:ascii="Arial" w:hAnsi="Arial" w:cs="Arial"/>
          <w:b/>
          <w:color w:val="000000"/>
        </w:rPr>
        <w:br w:type="page"/>
      </w:r>
    </w:p>
    <w:p w14:paraId="07903C02" w14:textId="6C0447F7"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lastRenderedPageBreak/>
        <w:t>Results</w:t>
      </w:r>
    </w:p>
    <w:p w14:paraId="435AD305" w14:textId="77777777" w:rsidR="00980C22" w:rsidRPr="007C48BB" w:rsidRDefault="00980C22" w:rsidP="00864A0A">
      <w:pPr>
        <w:keepNext/>
        <w:pBdr>
          <w:top w:val="nil"/>
          <w:left w:val="nil"/>
          <w:bottom w:val="nil"/>
          <w:right w:val="nil"/>
          <w:between w:val="nil"/>
        </w:pBdr>
        <w:spacing w:before="240" w:after="0" w:line="480" w:lineRule="auto"/>
        <w:contextualSpacing/>
        <w:jc w:val="both"/>
        <w:rPr>
          <w:rFonts w:ascii="Arial" w:hAnsi="Arial" w:cs="Arial"/>
          <w:color w:val="000000"/>
        </w:rPr>
      </w:pPr>
    </w:p>
    <w:p w14:paraId="6751F1AA" w14:textId="5D802675" w:rsidR="00BD492B" w:rsidRPr="00602805" w:rsidRDefault="00E25C1E" w:rsidP="00864A0A">
      <w:pPr>
        <w:spacing w:after="0" w:line="480" w:lineRule="auto"/>
        <w:jc w:val="both"/>
        <w:rPr>
          <w:rFonts w:ascii="Arial" w:hAnsi="Arial" w:cs="Arial"/>
          <w:b/>
          <w:bCs/>
          <w:u w:val="single"/>
        </w:rPr>
      </w:pPr>
      <w:r>
        <w:rPr>
          <w:rFonts w:ascii="Arial" w:hAnsi="Arial" w:cs="Arial"/>
          <w:b/>
          <w:bCs/>
          <w:u w:val="single"/>
        </w:rPr>
        <w:t>V</w:t>
      </w:r>
      <w:r w:rsidRPr="00602805">
        <w:rPr>
          <w:rFonts w:ascii="Arial" w:hAnsi="Arial" w:cs="Arial"/>
          <w:b/>
          <w:bCs/>
          <w:u w:val="single"/>
        </w:rPr>
        <w:t xml:space="preserve">iral Vector Expression </w:t>
      </w:r>
      <w:r>
        <w:rPr>
          <w:rFonts w:ascii="Arial" w:hAnsi="Arial" w:cs="Arial"/>
          <w:b/>
          <w:bCs/>
          <w:u w:val="single"/>
        </w:rPr>
        <w:t xml:space="preserve">of Tent Is Rapid Following Injection at P0 and Precedes Initial Growth of the Calyx of Held at P3 </w:t>
      </w:r>
    </w:p>
    <w:p w14:paraId="09158C90" w14:textId="04744DDD" w:rsidR="004547DF" w:rsidRDefault="004547DF" w:rsidP="00864A0A">
      <w:pPr>
        <w:spacing w:after="0" w:line="480" w:lineRule="auto"/>
        <w:jc w:val="both"/>
        <w:rPr>
          <w:rFonts w:ascii="Arial" w:hAnsi="Arial" w:cs="Arial"/>
        </w:rPr>
      </w:pPr>
      <w:r>
        <w:rPr>
          <w:rFonts w:ascii="Arial" w:hAnsi="Arial" w:cs="Arial"/>
          <w:bCs/>
        </w:rPr>
        <w:t xml:space="preserve">To </w:t>
      </w:r>
      <w:r w:rsidR="00C30FDC">
        <w:rPr>
          <w:rFonts w:ascii="Arial" w:hAnsi="Arial" w:cs="Arial"/>
          <w:bCs/>
        </w:rPr>
        <w:t xml:space="preserve">directly test </w:t>
      </w:r>
      <w:r w:rsidR="00BD492B">
        <w:rPr>
          <w:rFonts w:ascii="Arial" w:hAnsi="Arial" w:cs="Arial"/>
          <w:bCs/>
        </w:rPr>
        <w:t xml:space="preserve">the </w:t>
      </w:r>
      <w:r w:rsidR="00C30FDC">
        <w:rPr>
          <w:rFonts w:ascii="Arial" w:hAnsi="Arial" w:cs="Arial"/>
          <w:bCs/>
        </w:rPr>
        <w:t xml:space="preserve">role of SA in maturation of the calyx of Held to principal neuron neural connection </w:t>
      </w:r>
      <w:r w:rsidR="00BD492B">
        <w:rPr>
          <w:rFonts w:ascii="Arial" w:hAnsi="Arial" w:cs="Arial"/>
          <w:bCs/>
        </w:rPr>
        <w:t xml:space="preserve">(CH:PN) </w:t>
      </w:r>
      <w:r w:rsidR="00C30FDC">
        <w:rPr>
          <w:rFonts w:ascii="Arial" w:hAnsi="Arial" w:cs="Arial"/>
          <w:bCs/>
        </w:rPr>
        <w:t xml:space="preserve">and their functional properties, </w:t>
      </w:r>
      <w:r>
        <w:rPr>
          <w:rFonts w:ascii="Arial" w:hAnsi="Arial" w:cs="Arial"/>
          <w:bCs/>
        </w:rPr>
        <w:t xml:space="preserve">we utilized a viral vector approach to </w:t>
      </w:r>
      <w:r w:rsidR="00C30FDC">
        <w:rPr>
          <w:rFonts w:ascii="Arial" w:hAnsi="Arial" w:cs="Arial"/>
          <w:bCs/>
        </w:rPr>
        <w:t xml:space="preserve">transduce the presynaptic neuron </w:t>
      </w:r>
      <w:r w:rsidR="00BD492B">
        <w:rPr>
          <w:rFonts w:ascii="Arial" w:hAnsi="Arial" w:cs="Arial"/>
          <w:bCs/>
        </w:rPr>
        <w:t xml:space="preserve">with the </w:t>
      </w:r>
      <w:r w:rsidR="001475DF">
        <w:rPr>
          <w:rFonts w:ascii="Arial" w:hAnsi="Arial" w:cs="Arial"/>
          <w:bCs/>
        </w:rPr>
        <w:t>light chain</w:t>
      </w:r>
      <w:r w:rsidR="00BD492B">
        <w:rPr>
          <w:rFonts w:ascii="Arial" w:hAnsi="Arial" w:cs="Arial"/>
          <w:bCs/>
        </w:rPr>
        <w:t xml:space="preserve"> subunit of tetanus neurotoxin (TeNT) </w:t>
      </w:r>
      <w:r>
        <w:rPr>
          <w:rFonts w:ascii="Arial" w:hAnsi="Arial" w:cs="Arial"/>
          <w:bCs/>
        </w:rPr>
        <w:t>(Fig. 1A and B). The light chain of TeNT mediates the proteolytic cleavage of the synaptic vesicle fusion protein synaptobrevin-2, also known as</w:t>
      </w:r>
      <w:r w:rsidRPr="00C853AE">
        <w:rPr>
          <w:rFonts w:ascii="Arial" w:hAnsi="Arial" w:cs="Arial"/>
          <w:bCs/>
        </w:rPr>
        <w:t xml:space="preserve"> vesicle-associated membrane protein </w:t>
      </w:r>
      <w:r>
        <w:rPr>
          <w:rFonts w:ascii="Arial" w:hAnsi="Arial" w:cs="Arial"/>
          <w:bCs/>
        </w:rPr>
        <w:t xml:space="preserve">2 </w:t>
      </w:r>
      <w:r w:rsidRPr="00C853AE">
        <w:rPr>
          <w:rFonts w:ascii="Arial" w:hAnsi="Arial" w:cs="Arial"/>
          <w:bCs/>
        </w:rPr>
        <w:t>(VAMP</w:t>
      </w:r>
      <w:r>
        <w:rPr>
          <w:rFonts w:ascii="Arial" w:hAnsi="Arial" w:cs="Arial"/>
          <w:bCs/>
        </w:rPr>
        <w:t>2</w:t>
      </w:r>
      <w:r w:rsidRPr="00C853AE">
        <w:rPr>
          <w:rFonts w:ascii="Arial" w:hAnsi="Arial" w:cs="Arial"/>
          <w:bCs/>
        </w:rPr>
        <w:t xml:space="preserve">) </w:t>
      </w:r>
      <w:r>
        <w:rPr>
          <w:rFonts w:ascii="Arial" w:hAnsi="Arial" w:cs="Arial"/>
          <w:bCs/>
        </w:rPr>
        <w:t xml:space="preserve">(Fig. 1A; </w:t>
      </w:r>
      <w:r w:rsidRPr="00596D4D">
        <w:rPr>
          <w:rFonts w:ascii="Arial" w:hAnsi="Arial" w:cs="Arial"/>
        </w:rPr>
        <w:t xml:space="preserve">Breidenbach </w:t>
      </w:r>
      <w:r>
        <w:rPr>
          <w:rFonts w:ascii="Arial" w:hAnsi="Arial" w:cs="Arial"/>
        </w:rPr>
        <w:t>&amp;</w:t>
      </w:r>
      <w:r w:rsidRPr="00596D4D">
        <w:rPr>
          <w:rFonts w:ascii="Arial" w:hAnsi="Arial" w:cs="Arial"/>
        </w:rPr>
        <w:t xml:space="preserve"> Brunger, 2005; Lacy et al., 1998; Schiavo et al., 1992</w:t>
      </w:r>
      <w:r>
        <w:rPr>
          <w:rFonts w:ascii="Arial" w:hAnsi="Arial" w:cs="Arial"/>
          <w:bCs/>
        </w:rPr>
        <w:t>), preventing opening of a fusion pore and subsequent neurotransmitter release</w:t>
      </w:r>
      <w:r>
        <w:rPr>
          <w:rFonts w:ascii="Arial" w:hAnsi="Arial" w:cs="Arial"/>
        </w:rPr>
        <w:t xml:space="preserve"> (</w:t>
      </w:r>
      <w:r w:rsidRPr="00E667FF">
        <w:rPr>
          <w:rFonts w:ascii="Arial" w:hAnsi="Arial" w:cs="Arial"/>
        </w:rPr>
        <w:t>Hernandez et al., 2012; Jahn &amp; Fasshauer, 2012; Zhao et al., 2016</w:t>
      </w:r>
      <w:r>
        <w:rPr>
          <w:rFonts w:ascii="Arial" w:hAnsi="Arial" w:cs="Arial"/>
        </w:rPr>
        <w:t xml:space="preserve">). </w:t>
      </w:r>
      <w:r w:rsidR="001475DF">
        <w:rPr>
          <w:rFonts w:ascii="Arial" w:hAnsi="Arial" w:cs="Arial"/>
        </w:rPr>
        <w:t xml:space="preserve">A </w:t>
      </w:r>
      <w:r w:rsidR="001475DF">
        <w:rPr>
          <w:rFonts w:ascii="Arial" w:hAnsi="Arial" w:cs="Arial"/>
          <w:bCs/>
        </w:rPr>
        <w:t>h</w:t>
      </w:r>
      <w:r w:rsidR="001475DF" w:rsidRPr="00284D51">
        <w:rPr>
          <w:rFonts w:ascii="Arial" w:hAnsi="Arial" w:cs="Arial"/>
          <w:bCs/>
        </w:rPr>
        <w:t xml:space="preserve">elper-dependent adenoviral </w:t>
      </w:r>
      <w:r w:rsidR="001475DF">
        <w:rPr>
          <w:rFonts w:ascii="Arial" w:hAnsi="Arial" w:cs="Arial"/>
          <w:bCs/>
        </w:rPr>
        <w:t>(</w:t>
      </w:r>
      <w:proofErr w:type="spellStart"/>
      <w:r w:rsidRPr="001475DF">
        <w:rPr>
          <w:rFonts w:ascii="Arial" w:hAnsi="Arial" w:cs="Arial"/>
        </w:rPr>
        <w:t>HdAd</w:t>
      </w:r>
      <w:proofErr w:type="spellEnd"/>
      <w:r w:rsidR="001475DF">
        <w:rPr>
          <w:rFonts w:ascii="Arial" w:hAnsi="Arial" w:cs="Arial"/>
        </w:rPr>
        <w:t>)</w:t>
      </w:r>
      <w:r w:rsidRPr="001475DF">
        <w:rPr>
          <w:rFonts w:ascii="Arial" w:hAnsi="Arial" w:cs="Arial"/>
        </w:rPr>
        <w:t xml:space="preserve"> construct</w:t>
      </w:r>
      <w:r w:rsidR="001475DF">
        <w:rPr>
          <w:rFonts w:ascii="Arial" w:hAnsi="Arial" w:cs="Arial"/>
        </w:rPr>
        <w:t>, which</w:t>
      </w:r>
      <w:r>
        <w:rPr>
          <w:rFonts w:ascii="Arial" w:hAnsi="Arial" w:cs="Arial"/>
        </w:rPr>
        <w:t xml:space="preserve"> co-expresses the TeNT light chain driven by the overexpression </w:t>
      </w:r>
      <w:proofErr w:type="spellStart"/>
      <w:r>
        <w:rPr>
          <w:rFonts w:ascii="Arial" w:hAnsi="Arial" w:cs="Arial"/>
        </w:rPr>
        <w:t>pUNISHER</w:t>
      </w:r>
      <w:proofErr w:type="spellEnd"/>
      <w:r>
        <w:rPr>
          <w:rFonts w:ascii="Arial" w:hAnsi="Arial" w:cs="Arial"/>
        </w:rPr>
        <w:t xml:space="preserve"> cassette</w:t>
      </w:r>
      <w:r w:rsidR="00726115">
        <w:rPr>
          <w:rFonts w:ascii="Arial" w:hAnsi="Arial" w:cs="Arial"/>
        </w:rPr>
        <w:t>,</w:t>
      </w:r>
      <w:r>
        <w:rPr>
          <w:rFonts w:ascii="Arial" w:hAnsi="Arial" w:cs="Arial"/>
        </w:rPr>
        <w:t xml:space="preserve"> allowing for rapid and high levels of expression (Montesinos et al., 2011), along with a fluorescent reporter molecule (</w:t>
      </w:r>
      <w:proofErr w:type="spellStart"/>
      <w:r>
        <w:rPr>
          <w:rFonts w:ascii="Arial" w:hAnsi="Arial" w:cs="Arial"/>
        </w:rPr>
        <w:t>mCherry</w:t>
      </w:r>
      <w:proofErr w:type="spellEnd"/>
      <w:r>
        <w:rPr>
          <w:rFonts w:ascii="Arial" w:hAnsi="Arial" w:cs="Arial"/>
        </w:rPr>
        <w:t xml:space="preserve">) independently driven by the </w:t>
      </w:r>
      <w:r w:rsidRPr="002023CE">
        <w:rPr>
          <w:rFonts w:ascii="Arial" w:hAnsi="Arial" w:cs="Arial"/>
        </w:rPr>
        <w:t xml:space="preserve">470-bp human </w:t>
      </w:r>
      <w:proofErr w:type="spellStart"/>
      <w:r w:rsidRPr="002023CE">
        <w:rPr>
          <w:rFonts w:ascii="Arial" w:hAnsi="Arial" w:cs="Arial"/>
        </w:rPr>
        <w:t>synapsin</w:t>
      </w:r>
      <w:proofErr w:type="spellEnd"/>
      <w:r w:rsidRPr="002023CE">
        <w:rPr>
          <w:rFonts w:ascii="Arial" w:hAnsi="Arial" w:cs="Arial"/>
        </w:rPr>
        <w:t xml:space="preserve"> promoter</w:t>
      </w:r>
      <w:r w:rsidR="00A800F4">
        <w:rPr>
          <w:rFonts w:ascii="Arial" w:hAnsi="Arial" w:cs="Arial"/>
        </w:rPr>
        <w:t xml:space="preserve">, </w:t>
      </w:r>
      <w:r w:rsidR="001475DF">
        <w:rPr>
          <w:rFonts w:ascii="Arial" w:hAnsi="Arial" w:cs="Arial"/>
          <w:bCs/>
        </w:rPr>
        <w:t xml:space="preserve">was injected </w:t>
      </w:r>
      <w:r w:rsidR="00E0713A">
        <w:rPr>
          <w:rFonts w:ascii="Arial" w:hAnsi="Arial" w:cs="Arial"/>
          <w:bCs/>
        </w:rPr>
        <w:t xml:space="preserve">at P0 </w:t>
      </w:r>
      <w:r w:rsidR="001475DF">
        <w:rPr>
          <w:rFonts w:ascii="Arial" w:hAnsi="Arial" w:cs="Arial"/>
          <w:bCs/>
        </w:rPr>
        <w:t xml:space="preserve">into the ventral cochlear nucleus at high titer </w:t>
      </w:r>
      <w:r w:rsidR="00726115">
        <w:rPr>
          <w:rFonts w:ascii="Arial" w:hAnsi="Arial" w:cs="Arial"/>
        </w:rPr>
        <w:t>(2.03 x 10</w:t>
      </w:r>
      <w:r w:rsidR="00726115" w:rsidRPr="004664F5">
        <w:rPr>
          <w:rFonts w:ascii="Arial" w:hAnsi="Arial" w:cs="Arial"/>
          <w:vertAlign w:val="superscript"/>
        </w:rPr>
        <w:t>8</w:t>
      </w:r>
      <w:r w:rsidR="00726115">
        <w:rPr>
          <w:rFonts w:ascii="Arial" w:hAnsi="Arial" w:cs="Arial"/>
        </w:rPr>
        <w:t xml:space="preserve"> viral particles/</w:t>
      </w:r>
      <w:r w:rsidR="00726115" w:rsidRPr="004664F5">
        <w:rPr>
          <w:rFonts w:ascii="Symbol" w:hAnsi="Symbol" w:cs="Arial"/>
        </w:rPr>
        <w:t>m</w:t>
      </w:r>
      <w:r w:rsidR="00726115">
        <w:rPr>
          <w:rFonts w:ascii="Arial" w:hAnsi="Arial" w:cs="Arial"/>
        </w:rPr>
        <w:t xml:space="preserve">L) </w:t>
      </w:r>
      <w:r w:rsidR="001475DF">
        <w:rPr>
          <w:rFonts w:ascii="Arial" w:hAnsi="Arial" w:cs="Arial"/>
          <w:bCs/>
        </w:rPr>
        <w:t>to express TeNT light chain in globular bushy cells</w:t>
      </w:r>
      <w:r w:rsidR="00E0713A">
        <w:rPr>
          <w:rFonts w:ascii="Arial" w:hAnsi="Arial" w:cs="Arial"/>
          <w:bCs/>
        </w:rPr>
        <w:t xml:space="preserve"> (GBC)</w:t>
      </w:r>
      <w:r w:rsidR="001475DF">
        <w:rPr>
          <w:rFonts w:ascii="Arial" w:hAnsi="Arial" w:cs="Arial"/>
          <w:bCs/>
        </w:rPr>
        <w:t>.</w:t>
      </w:r>
      <w:r w:rsidR="00726115">
        <w:rPr>
          <w:rFonts w:ascii="Arial" w:hAnsi="Arial" w:cs="Arial"/>
          <w:bCs/>
        </w:rPr>
        <w:t xml:space="preserve"> </w:t>
      </w:r>
      <w:r w:rsidR="00E0713A">
        <w:rPr>
          <w:rFonts w:ascii="Arial" w:hAnsi="Arial" w:cs="Arial"/>
          <w:bCs/>
        </w:rPr>
        <w:t>Transduction of GBCs was detectable within 48 hours (Supplemental Fig. 1A) and labeled their cell bodies and axonal projections along the ventral brainstem surface which crossed the midline to form synapses onto PNs of the contralateral medial nucleus of the trapezoid body (Fig. 1B, C).</w:t>
      </w:r>
      <w:r w:rsidR="00E25C1E">
        <w:rPr>
          <w:rFonts w:ascii="Arial" w:hAnsi="Arial" w:cs="Arial"/>
        </w:rPr>
        <w:t xml:space="preserve"> </w:t>
      </w:r>
      <w:r w:rsidR="00E0713A" w:rsidRPr="00602805">
        <w:rPr>
          <w:rFonts w:ascii="Arial" w:hAnsi="Arial" w:cs="Arial"/>
        </w:rPr>
        <w:t>Thus,</w:t>
      </w:r>
      <w:r w:rsidR="00E25C1E">
        <w:rPr>
          <w:rFonts w:ascii="Arial" w:hAnsi="Arial" w:cs="Arial"/>
        </w:rPr>
        <w:t xml:space="preserve"> </w:t>
      </w:r>
      <w:proofErr w:type="gramStart"/>
      <w:r w:rsidR="00E0713A">
        <w:rPr>
          <w:rFonts w:ascii="Arial" w:hAnsi="Arial" w:cs="Arial"/>
        </w:rPr>
        <w:t>TeNT</w:t>
      </w:r>
      <w:proofErr w:type="gramEnd"/>
      <w:r w:rsidR="00E0713A">
        <w:rPr>
          <w:rFonts w:ascii="Arial" w:hAnsi="Arial" w:cs="Arial"/>
        </w:rPr>
        <w:t xml:space="preserve"> expression at the </w:t>
      </w:r>
      <w:proofErr w:type="gramStart"/>
      <w:r w:rsidR="00E0713A">
        <w:rPr>
          <w:rFonts w:ascii="Arial" w:hAnsi="Arial" w:cs="Arial"/>
        </w:rPr>
        <w:t>CH:MNTB</w:t>
      </w:r>
      <w:proofErr w:type="gramEnd"/>
      <w:r w:rsidR="00E0713A">
        <w:rPr>
          <w:rFonts w:ascii="Arial" w:hAnsi="Arial" w:cs="Arial"/>
        </w:rPr>
        <w:t xml:space="preserve"> synaptic connection occurred prior to or coincident with the onset of cochlea induced bursting activity and initial growth of the CH (</w:t>
      </w:r>
      <w:proofErr w:type="spellStart"/>
      <w:r w:rsidR="00E0713A" w:rsidRPr="00E667FF">
        <w:rPr>
          <w:rFonts w:ascii="Arial" w:hAnsi="Arial" w:cs="Arial"/>
        </w:rPr>
        <w:t>Sierksma</w:t>
      </w:r>
      <w:proofErr w:type="spellEnd"/>
      <w:r w:rsidR="00E0713A" w:rsidRPr="00E667FF">
        <w:rPr>
          <w:rFonts w:ascii="Arial" w:hAnsi="Arial" w:cs="Arial"/>
        </w:rPr>
        <w:t xml:space="preserve"> et al., 2017; Tritsch, Rodriguez-Contreras, et al., 2010; Tritsch et al., 2007</w:t>
      </w:r>
      <w:r w:rsidR="00E0713A">
        <w:rPr>
          <w:rFonts w:ascii="Arial" w:hAnsi="Arial" w:cs="Arial"/>
        </w:rPr>
        <w:t xml:space="preserve">). </w:t>
      </w:r>
      <w:r>
        <w:rPr>
          <w:rFonts w:ascii="Arial" w:hAnsi="Arial" w:cs="Arial"/>
        </w:rPr>
        <w:t xml:space="preserve">Unilateral injections allowed for an </w:t>
      </w:r>
      <w:r>
        <w:rPr>
          <w:rFonts w:ascii="Arial" w:hAnsi="Arial" w:cs="Arial"/>
        </w:rPr>
        <w:lastRenderedPageBreak/>
        <w:t xml:space="preserve">in-slice control comparing transduced and non-transduced calyces in the contralateral and ipsilateral MNTB (to the injection site), respectively (Fig. 1C-C’’). </w:t>
      </w:r>
    </w:p>
    <w:p w14:paraId="222993C2" w14:textId="77777777" w:rsidR="000146B9" w:rsidRPr="00E25C1E" w:rsidRDefault="000146B9" w:rsidP="00864A0A">
      <w:pPr>
        <w:spacing w:after="0" w:line="480" w:lineRule="auto"/>
        <w:jc w:val="both"/>
        <w:rPr>
          <w:rFonts w:ascii="Arial" w:hAnsi="Arial" w:cs="Arial"/>
          <w:b/>
          <w:bCs/>
          <w:strike/>
        </w:rPr>
      </w:pPr>
    </w:p>
    <w:p w14:paraId="2CBB95BE" w14:textId="492040CE" w:rsidR="004547DF" w:rsidRPr="00E25C1E" w:rsidRDefault="00E25C1E" w:rsidP="00864A0A">
      <w:pPr>
        <w:spacing w:after="0" w:line="480" w:lineRule="auto"/>
        <w:jc w:val="both"/>
        <w:rPr>
          <w:rFonts w:ascii="Arial" w:hAnsi="Arial" w:cs="Arial"/>
          <w:b/>
          <w:bCs/>
          <w:u w:val="single"/>
        </w:rPr>
      </w:pPr>
      <w:r>
        <w:rPr>
          <w:rFonts w:ascii="Arial" w:hAnsi="Arial" w:cs="Arial"/>
          <w:b/>
          <w:bCs/>
          <w:u w:val="single"/>
        </w:rPr>
        <w:t>E</w:t>
      </w:r>
      <w:r w:rsidRPr="00E25C1E">
        <w:rPr>
          <w:rFonts w:ascii="Arial" w:hAnsi="Arial" w:cs="Arial"/>
          <w:b/>
          <w:bCs/>
          <w:u w:val="single"/>
        </w:rPr>
        <w:t xml:space="preserve">voked Synaptic Transmission </w:t>
      </w:r>
      <w:r>
        <w:rPr>
          <w:rFonts w:ascii="Arial" w:hAnsi="Arial" w:cs="Arial"/>
          <w:b/>
          <w:bCs/>
          <w:u w:val="single"/>
        </w:rPr>
        <w:t>i</w:t>
      </w:r>
      <w:r w:rsidRPr="00E25C1E">
        <w:rPr>
          <w:rFonts w:ascii="Arial" w:hAnsi="Arial" w:cs="Arial"/>
          <w:b/>
          <w:bCs/>
          <w:u w:val="single"/>
        </w:rPr>
        <w:t xml:space="preserve">s Abolished </w:t>
      </w:r>
      <w:r>
        <w:rPr>
          <w:rFonts w:ascii="Arial" w:hAnsi="Arial" w:cs="Arial"/>
          <w:b/>
          <w:bCs/>
          <w:u w:val="single"/>
        </w:rPr>
        <w:t>a</w:t>
      </w:r>
      <w:r w:rsidRPr="00E25C1E">
        <w:rPr>
          <w:rFonts w:ascii="Arial" w:hAnsi="Arial" w:cs="Arial"/>
          <w:b/>
          <w:bCs/>
          <w:u w:val="single"/>
        </w:rPr>
        <w:t xml:space="preserve">t </w:t>
      </w:r>
      <w:r>
        <w:rPr>
          <w:rFonts w:ascii="Arial" w:hAnsi="Arial" w:cs="Arial"/>
          <w:b/>
          <w:bCs/>
          <w:u w:val="single"/>
        </w:rPr>
        <w:t>t</w:t>
      </w:r>
      <w:r w:rsidRPr="00E25C1E">
        <w:rPr>
          <w:rFonts w:ascii="Arial" w:hAnsi="Arial" w:cs="Arial"/>
          <w:b/>
          <w:bCs/>
          <w:u w:val="single"/>
        </w:rPr>
        <w:t xml:space="preserve">he </w:t>
      </w:r>
      <w:r>
        <w:rPr>
          <w:rFonts w:ascii="Arial" w:hAnsi="Arial" w:cs="Arial"/>
          <w:b/>
          <w:bCs/>
          <w:u w:val="single"/>
        </w:rPr>
        <w:t>Calyx of Held</w:t>
      </w:r>
      <w:r w:rsidRPr="00E25C1E">
        <w:rPr>
          <w:rFonts w:ascii="Arial" w:hAnsi="Arial" w:cs="Arial"/>
          <w:b/>
          <w:bCs/>
          <w:u w:val="single"/>
        </w:rPr>
        <w:t xml:space="preserve"> Following </w:t>
      </w:r>
      <w:r w:rsidRPr="00E25C1E">
        <w:rPr>
          <w:rFonts w:ascii="Arial" w:hAnsi="Arial" w:cs="Arial"/>
          <w:b/>
          <w:bCs/>
          <w:i/>
          <w:iCs/>
          <w:u w:val="single"/>
        </w:rPr>
        <w:t xml:space="preserve">In Vivo </w:t>
      </w:r>
      <w:r w:rsidRPr="00E25C1E">
        <w:rPr>
          <w:rFonts w:ascii="Arial" w:hAnsi="Arial" w:cs="Arial"/>
          <w:b/>
          <w:bCs/>
          <w:u w:val="single"/>
        </w:rPr>
        <w:t xml:space="preserve">Viral Vector Expression </w:t>
      </w:r>
      <w:r>
        <w:rPr>
          <w:rFonts w:ascii="Arial" w:hAnsi="Arial" w:cs="Arial"/>
          <w:b/>
          <w:bCs/>
          <w:u w:val="single"/>
        </w:rPr>
        <w:t>o</w:t>
      </w:r>
      <w:r w:rsidRPr="00E25C1E">
        <w:rPr>
          <w:rFonts w:ascii="Arial" w:hAnsi="Arial" w:cs="Arial"/>
          <w:b/>
          <w:bCs/>
          <w:u w:val="single"/>
        </w:rPr>
        <w:t xml:space="preserve">f </w:t>
      </w:r>
      <w:r>
        <w:rPr>
          <w:rFonts w:ascii="Arial" w:hAnsi="Arial" w:cs="Arial"/>
          <w:b/>
          <w:bCs/>
          <w:u w:val="single"/>
        </w:rPr>
        <w:t>T</w:t>
      </w:r>
      <w:r w:rsidRPr="00E25C1E">
        <w:rPr>
          <w:rFonts w:ascii="Arial" w:hAnsi="Arial" w:cs="Arial"/>
          <w:b/>
          <w:bCs/>
          <w:u w:val="single"/>
        </w:rPr>
        <w:t>e</w:t>
      </w:r>
      <w:r>
        <w:rPr>
          <w:rFonts w:ascii="Arial" w:hAnsi="Arial" w:cs="Arial"/>
          <w:b/>
          <w:bCs/>
          <w:u w:val="single"/>
        </w:rPr>
        <w:t>NT</w:t>
      </w:r>
    </w:p>
    <w:p w14:paraId="336C72AA" w14:textId="6754F258" w:rsidR="004547DF" w:rsidRDefault="004547DF" w:rsidP="00864A0A">
      <w:pPr>
        <w:spacing w:after="0" w:line="480" w:lineRule="auto"/>
        <w:jc w:val="both"/>
        <w:rPr>
          <w:rFonts w:ascii="Arial" w:hAnsi="Arial" w:cs="Arial"/>
        </w:rPr>
      </w:pPr>
      <w:r>
        <w:rPr>
          <w:rFonts w:ascii="Arial" w:hAnsi="Arial" w:cs="Arial"/>
        </w:rPr>
        <w:t xml:space="preserve">The CH </w:t>
      </w:r>
      <w:r w:rsidR="005611CF">
        <w:rPr>
          <w:rFonts w:ascii="Arial" w:hAnsi="Arial" w:cs="Arial"/>
        </w:rPr>
        <w:t xml:space="preserve">is a good </w:t>
      </w:r>
      <w:r>
        <w:rPr>
          <w:rFonts w:ascii="Arial" w:hAnsi="Arial" w:cs="Arial"/>
        </w:rPr>
        <w:t xml:space="preserve">model for studying the </w:t>
      </w:r>
      <w:r w:rsidR="005611CF">
        <w:rPr>
          <w:rFonts w:ascii="Arial" w:hAnsi="Arial" w:cs="Arial"/>
        </w:rPr>
        <w:t xml:space="preserve">biophysical and </w:t>
      </w:r>
      <w:r>
        <w:rPr>
          <w:rFonts w:ascii="Arial" w:hAnsi="Arial" w:cs="Arial"/>
        </w:rPr>
        <w:t>molecular mechanisms of synaptic transmission due to the giant size of the terminal and accessibility to patch-clamp recordings (</w:t>
      </w:r>
      <w:r w:rsidRPr="00E667FF">
        <w:rPr>
          <w:rFonts w:ascii="Arial" w:hAnsi="Arial" w:cs="Arial"/>
        </w:rPr>
        <w:t>Borst et al., 1995; Forsythe, 1994</w:t>
      </w:r>
      <w:r>
        <w:rPr>
          <w:rFonts w:ascii="Arial" w:hAnsi="Arial" w:cs="Arial"/>
        </w:rPr>
        <w:t xml:space="preserve">). </w:t>
      </w:r>
      <w:r w:rsidR="005611CF">
        <w:rPr>
          <w:rFonts w:ascii="Arial" w:hAnsi="Arial" w:cs="Arial"/>
        </w:rPr>
        <w:t xml:space="preserve">To </w:t>
      </w:r>
      <w:r>
        <w:rPr>
          <w:rFonts w:ascii="Arial" w:hAnsi="Arial" w:cs="Arial"/>
        </w:rPr>
        <w:t xml:space="preserve">confirm the efficacy of TeNT mediated synaptic silencing at the </w:t>
      </w:r>
      <w:proofErr w:type="gramStart"/>
      <w:r>
        <w:rPr>
          <w:rFonts w:ascii="Arial" w:hAnsi="Arial" w:cs="Arial"/>
        </w:rPr>
        <w:t>CH:MNTB</w:t>
      </w:r>
      <w:proofErr w:type="gramEnd"/>
      <w:r>
        <w:rPr>
          <w:rFonts w:ascii="Arial" w:hAnsi="Arial" w:cs="Arial"/>
        </w:rPr>
        <w:t xml:space="preserve"> connection, we performed simultaneous paired pre- and postsynaptic whole-cell recordings (Fig. 1D and E). </w:t>
      </w:r>
      <w:r w:rsidR="005611CF">
        <w:rPr>
          <w:rFonts w:ascii="Arial" w:hAnsi="Arial" w:cs="Arial"/>
        </w:rPr>
        <w:t xml:space="preserve">Many transduced CHs formed large terminals by P6-8, recognizable by </w:t>
      </w:r>
      <w:proofErr w:type="spellStart"/>
      <w:r w:rsidR="005611CF">
        <w:rPr>
          <w:rFonts w:ascii="Arial" w:hAnsi="Arial" w:cs="Arial"/>
        </w:rPr>
        <w:t>mCherry</w:t>
      </w:r>
      <w:proofErr w:type="spellEnd"/>
      <w:r w:rsidR="005611CF">
        <w:rPr>
          <w:rFonts w:ascii="Arial" w:hAnsi="Arial" w:cs="Arial"/>
        </w:rPr>
        <w:t xml:space="preserve"> fluorescence, which </w:t>
      </w:r>
      <w:r>
        <w:rPr>
          <w:rFonts w:ascii="Arial" w:hAnsi="Arial" w:cs="Arial"/>
        </w:rPr>
        <w:t xml:space="preserve">were targeted for paired whole-cell recordings. </w:t>
      </w:r>
      <w:r w:rsidRPr="009B64F0">
        <w:rPr>
          <w:rFonts w:ascii="Arial" w:hAnsi="Arial" w:cs="Arial"/>
        </w:rPr>
        <w:t>Alexa fluorophores of two different wavelengths</w:t>
      </w:r>
      <w:r>
        <w:rPr>
          <w:rFonts w:ascii="Arial" w:hAnsi="Arial" w:cs="Arial"/>
        </w:rPr>
        <w:t xml:space="preserve"> (488 and 647; 50 </w:t>
      </w:r>
      <w:r w:rsidRPr="00830D43">
        <w:rPr>
          <w:rFonts w:ascii="Symbol" w:hAnsi="Symbol" w:cs="Arial"/>
        </w:rPr>
        <w:t>m</w:t>
      </w:r>
      <w:r>
        <w:rPr>
          <w:rFonts w:ascii="Arial" w:hAnsi="Arial" w:cs="Arial"/>
        </w:rPr>
        <w:t>M)</w:t>
      </w:r>
      <w:r w:rsidRPr="009B64F0">
        <w:rPr>
          <w:rFonts w:ascii="Arial" w:hAnsi="Arial" w:cs="Arial"/>
        </w:rPr>
        <w:t xml:space="preserve"> were incorporated in the patch pipettes </w:t>
      </w:r>
      <w:r>
        <w:rPr>
          <w:rFonts w:ascii="Arial" w:hAnsi="Arial" w:cs="Arial"/>
        </w:rPr>
        <w:t>for visual confirmation of simultaneous pre- (</w:t>
      </w:r>
      <w:proofErr w:type="spellStart"/>
      <w:r>
        <w:rPr>
          <w:rFonts w:ascii="Arial" w:hAnsi="Arial" w:cs="Arial"/>
        </w:rPr>
        <w:t>mCherry</w:t>
      </w:r>
      <w:proofErr w:type="spellEnd"/>
      <w:r>
        <w:rPr>
          <w:rFonts w:ascii="Arial" w:hAnsi="Arial" w:cs="Arial"/>
        </w:rPr>
        <w:t xml:space="preserve"> and Alexa 488 co-labeling) and postsynaptic (Alexa 647) recordings (Fig. D). Presynaptic action potentials were evoked by a short (1-</w:t>
      </w:r>
      <w:r w:rsidRPr="00DD265F">
        <w:rPr>
          <w:rFonts w:ascii="Arial" w:hAnsi="Arial" w:cs="Arial"/>
        </w:rPr>
        <w:t xml:space="preserve">3 </w:t>
      </w:r>
      <w:proofErr w:type="spellStart"/>
      <w:r w:rsidRPr="00DD265F">
        <w:rPr>
          <w:rFonts w:ascii="Arial" w:hAnsi="Arial" w:cs="Arial"/>
        </w:rPr>
        <w:t>ms</w:t>
      </w:r>
      <w:proofErr w:type="spellEnd"/>
      <w:r>
        <w:rPr>
          <w:rFonts w:ascii="Arial" w:hAnsi="Arial" w:cs="Arial"/>
        </w:rPr>
        <w:t>)</w:t>
      </w:r>
      <w:r w:rsidRPr="00DD265F">
        <w:rPr>
          <w:rFonts w:ascii="Arial" w:hAnsi="Arial" w:cs="Arial"/>
        </w:rPr>
        <w:t xml:space="preserve">, </w:t>
      </w:r>
      <w:r>
        <w:rPr>
          <w:rFonts w:ascii="Arial" w:hAnsi="Arial" w:cs="Arial"/>
        </w:rPr>
        <w:t>5</w:t>
      </w:r>
      <w:r w:rsidRPr="00DD265F">
        <w:rPr>
          <w:rFonts w:ascii="Arial" w:hAnsi="Arial" w:cs="Arial"/>
        </w:rPr>
        <w:t xml:space="preserve">00 </w:t>
      </w:r>
      <w:proofErr w:type="spellStart"/>
      <w:r w:rsidRPr="00DD265F">
        <w:rPr>
          <w:rFonts w:ascii="Arial" w:hAnsi="Arial" w:cs="Arial"/>
        </w:rPr>
        <w:t>pA</w:t>
      </w:r>
      <w:proofErr w:type="spellEnd"/>
      <w:r w:rsidRPr="00DD265F">
        <w:rPr>
          <w:rFonts w:ascii="Arial" w:hAnsi="Arial" w:cs="Arial"/>
        </w:rPr>
        <w:t xml:space="preserve"> depolarizing</w:t>
      </w:r>
      <w:r>
        <w:rPr>
          <w:rFonts w:ascii="Arial" w:hAnsi="Arial" w:cs="Arial"/>
        </w:rPr>
        <w:t xml:space="preserve"> </w:t>
      </w:r>
      <w:r w:rsidRPr="00DD265F">
        <w:rPr>
          <w:rFonts w:ascii="Arial" w:hAnsi="Arial" w:cs="Arial"/>
        </w:rPr>
        <w:t>current injection via the recording pipette</w:t>
      </w:r>
      <w:r>
        <w:rPr>
          <w:rFonts w:ascii="Arial" w:hAnsi="Arial" w:cs="Arial"/>
        </w:rPr>
        <w:t xml:space="preserve"> and postsynaptic recordings in either voltage or current-clamp configuration recorded the evoked EPSC or MNTB PN action potential, respectively (Fig. 1E). In all paired recordings from the </w:t>
      </w:r>
      <w:proofErr w:type="spellStart"/>
      <w:r>
        <w:rPr>
          <w:rFonts w:ascii="Arial" w:hAnsi="Arial" w:cs="Arial"/>
        </w:rPr>
        <w:t>cMNTB</w:t>
      </w:r>
      <w:proofErr w:type="spellEnd"/>
      <w:r>
        <w:rPr>
          <w:rFonts w:ascii="Arial" w:hAnsi="Arial" w:cs="Arial"/>
        </w:rPr>
        <w:t xml:space="preserve"> </w:t>
      </w:r>
      <w:r w:rsidRPr="00A77DF4">
        <w:rPr>
          <w:rFonts w:ascii="Arial" w:hAnsi="Arial" w:cs="Arial"/>
        </w:rPr>
        <w:t>(n = 3)</w:t>
      </w:r>
      <w:r>
        <w:rPr>
          <w:rFonts w:ascii="Arial" w:hAnsi="Arial" w:cs="Arial"/>
        </w:rPr>
        <w:t xml:space="preserve"> </w:t>
      </w:r>
      <w:r w:rsidR="007C1881">
        <w:rPr>
          <w:rFonts w:ascii="Arial" w:hAnsi="Arial" w:cs="Arial"/>
        </w:rPr>
        <w:t xml:space="preserve">a </w:t>
      </w:r>
      <w:r>
        <w:rPr>
          <w:rFonts w:ascii="Arial" w:hAnsi="Arial" w:cs="Arial"/>
        </w:rPr>
        <w:t xml:space="preserve">depolarizing current injection in transduced calyces (TeNT expression) </w:t>
      </w:r>
      <w:r w:rsidRPr="00DD265F">
        <w:rPr>
          <w:rFonts w:ascii="Arial" w:hAnsi="Arial" w:cs="Arial"/>
        </w:rPr>
        <w:t xml:space="preserve">failed to drive </w:t>
      </w:r>
      <w:r>
        <w:rPr>
          <w:rFonts w:ascii="Arial" w:hAnsi="Arial" w:cs="Arial"/>
        </w:rPr>
        <w:t>an</w:t>
      </w:r>
      <w:r w:rsidRPr="00DD265F">
        <w:rPr>
          <w:rFonts w:ascii="Arial" w:hAnsi="Arial" w:cs="Arial"/>
        </w:rPr>
        <w:t xml:space="preserve"> evoked EPSC</w:t>
      </w:r>
      <w:r>
        <w:rPr>
          <w:rFonts w:ascii="Arial" w:hAnsi="Arial" w:cs="Arial"/>
        </w:rPr>
        <w:t xml:space="preserve"> or spike</w:t>
      </w:r>
      <w:r w:rsidRPr="00DD265F">
        <w:rPr>
          <w:rFonts w:ascii="Arial" w:hAnsi="Arial" w:cs="Arial"/>
        </w:rPr>
        <w:t xml:space="preserve"> in the postsynaptic MNTB PN</w:t>
      </w:r>
      <w:r>
        <w:rPr>
          <w:rFonts w:ascii="Arial" w:hAnsi="Arial" w:cs="Arial"/>
        </w:rPr>
        <w:t xml:space="preserve"> (Fig. 1E</w:t>
      </w:r>
      <w:r w:rsidR="007C1881">
        <w:rPr>
          <w:rFonts w:ascii="Arial" w:hAnsi="Arial" w:cs="Arial"/>
        </w:rPr>
        <w:t>, right panel</w:t>
      </w:r>
      <w:r>
        <w:rPr>
          <w:rFonts w:ascii="Arial" w:hAnsi="Arial" w:cs="Arial"/>
        </w:rPr>
        <w:t>).</w:t>
      </w:r>
      <w:r w:rsidR="007C1881">
        <w:rPr>
          <w:rFonts w:ascii="Arial" w:hAnsi="Arial" w:cs="Arial"/>
        </w:rPr>
        <w:t xml:space="preserve"> </w:t>
      </w:r>
      <w:r w:rsidR="003C3776" w:rsidRPr="004547DF">
        <w:rPr>
          <w:rFonts w:ascii="Arial" w:hAnsi="Arial" w:cs="Arial"/>
          <w:highlight w:val="yellow"/>
        </w:rPr>
        <w:t xml:space="preserve">To ensure paired recordings were performed on healthy </w:t>
      </w:r>
      <w:proofErr w:type="spellStart"/>
      <w:r w:rsidR="003C3776" w:rsidRPr="004547DF">
        <w:rPr>
          <w:rFonts w:ascii="Arial" w:hAnsi="Arial" w:cs="Arial"/>
          <w:highlight w:val="yellow"/>
        </w:rPr>
        <w:t>cMNTB</w:t>
      </w:r>
      <w:proofErr w:type="spellEnd"/>
      <w:r w:rsidR="003C3776" w:rsidRPr="004547DF">
        <w:rPr>
          <w:rFonts w:ascii="Arial" w:hAnsi="Arial" w:cs="Arial"/>
          <w:highlight w:val="yellow"/>
        </w:rPr>
        <w:t xml:space="preserve"> PNs in acute brainstem slices, </w:t>
      </w:r>
      <w:proofErr w:type="spellStart"/>
      <w:r w:rsidR="003C3776" w:rsidRPr="004547DF">
        <w:rPr>
          <w:rFonts w:ascii="Arial" w:hAnsi="Arial" w:cs="Arial"/>
          <w:highlight w:val="yellow"/>
        </w:rPr>
        <w:t>sEPSCs</w:t>
      </w:r>
      <w:proofErr w:type="spellEnd"/>
      <w:r w:rsidR="003C3776" w:rsidRPr="004547DF">
        <w:rPr>
          <w:rFonts w:ascii="Arial" w:hAnsi="Arial" w:cs="Arial"/>
          <w:highlight w:val="yellow"/>
        </w:rPr>
        <w:t xml:space="preserve"> and the firing pattern from depolarizing current injections were recorded (</w:t>
      </w:r>
      <w:r w:rsidR="003C3776">
        <w:rPr>
          <w:rFonts w:ascii="Arial" w:hAnsi="Arial" w:cs="Arial"/>
          <w:highlight w:val="yellow"/>
        </w:rPr>
        <w:t>Supplement</w:t>
      </w:r>
      <w:r w:rsidR="003C3776" w:rsidRPr="004547DF">
        <w:rPr>
          <w:rFonts w:ascii="Arial" w:hAnsi="Arial" w:cs="Arial"/>
          <w:highlight w:val="yellow"/>
        </w:rPr>
        <w:t>) with consistent results to other experimental recordings (</w:t>
      </w:r>
      <w:r w:rsidR="003C3776">
        <w:rPr>
          <w:rFonts w:ascii="Arial" w:hAnsi="Arial" w:cs="Arial"/>
          <w:highlight w:val="yellow"/>
        </w:rPr>
        <w:t>Supplement</w:t>
      </w:r>
      <w:r w:rsidR="003C3776" w:rsidRPr="004547DF">
        <w:rPr>
          <w:rFonts w:ascii="Arial" w:hAnsi="Arial" w:cs="Arial"/>
          <w:highlight w:val="yellow"/>
        </w:rPr>
        <w:t>).</w:t>
      </w:r>
      <w:r w:rsidR="003C3776">
        <w:rPr>
          <w:rFonts w:ascii="Arial" w:hAnsi="Arial" w:cs="Arial"/>
        </w:rPr>
        <w:t xml:space="preserve"> </w:t>
      </w:r>
      <w:r w:rsidR="007C1881">
        <w:rPr>
          <w:rFonts w:ascii="Arial" w:hAnsi="Arial" w:cs="Arial"/>
        </w:rPr>
        <w:t xml:space="preserve">For comparison paired recordings were performed on P6-P8 </w:t>
      </w:r>
      <w:proofErr w:type="gramStart"/>
      <w:r w:rsidR="007C1881">
        <w:rPr>
          <w:rFonts w:ascii="Arial" w:hAnsi="Arial" w:cs="Arial"/>
        </w:rPr>
        <w:t>CH:MNTB</w:t>
      </w:r>
      <w:proofErr w:type="gramEnd"/>
      <w:r w:rsidR="007C1881">
        <w:rPr>
          <w:rFonts w:ascii="Arial" w:hAnsi="Arial" w:cs="Arial"/>
        </w:rPr>
        <w:t xml:space="preserve"> PN synaptic pairs in non-injected mice along with neurons from the </w:t>
      </w:r>
      <w:proofErr w:type="spellStart"/>
      <w:r w:rsidR="007C1881">
        <w:rPr>
          <w:rFonts w:ascii="Arial" w:hAnsi="Arial" w:cs="Arial"/>
        </w:rPr>
        <w:t>iMNTB</w:t>
      </w:r>
      <w:proofErr w:type="spellEnd"/>
      <w:r w:rsidR="007C1881">
        <w:rPr>
          <w:rFonts w:ascii="Arial" w:hAnsi="Arial" w:cs="Arial"/>
        </w:rPr>
        <w:t xml:space="preserve"> following viral injection.</w:t>
      </w:r>
      <w:r>
        <w:rPr>
          <w:rFonts w:ascii="Arial" w:hAnsi="Arial" w:cs="Arial"/>
        </w:rPr>
        <w:t xml:space="preserve"> </w:t>
      </w:r>
      <w:r w:rsidR="00C40EAC">
        <w:rPr>
          <w:rFonts w:ascii="Arial" w:hAnsi="Arial" w:cs="Arial"/>
        </w:rPr>
        <w:t xml:space="preserve">All paired recordings from these control </w:t>
      </w:r>
      <w:r w:rsidR="00C40EAC">
        <w:rPr>
          <w:rFonts w:ascii="Arial" w:hAnsi="Arial" w:cs="Arial"/>
        </w:rPr>
        <w:lastRenderedPageBreak/>
        <w:t>conditions</w:t>
      </w:r>
      <w:r w:rsidR="00A95ADA">
        <w:rPr>
          <w:rFonts w:ascii="Arial" w:hAnsi="Arial" w:cs="Arial"/>
        </w:rPr>
        <w:t xml:space="preserve"> (</w:t>
      </w:r>
      <w:r w:rsidR="00A95ADA" w:rsidRPr="00C40EAC">
        <w:rPr>
          <w:rFonts w:ascii="Arial" w:hAnsi="Arial" w:cs="Arial"/>
          <w:highlight w:val="yellow"/>
        </w:rPr>
        <w:t>non-inject</w:t>
      </w:r>
      <w:r w:rsidR="00A95ADA">
        <w:rPr>
          <w:rFonts w:ascii="Arial" w:hAnsi="Arial" w:cs="Arial"/>
          <w:highlight w:val="yellow"/>
        </w:rPr>
        <w:t>ed</w:t>
      </w:r>
      <w:r w:rsidR="00A95ADA" w:rsidRPr="00C40EAC">
        <w:rPr>
          <w:rFonts w:ascii="Arial" w:hAnsi="Arial" w:cs="Arial"/>
          <w:highlight w:val="yellow"/>
        </w:rPr>
        <w:t xml:space="preserve">, n = 3; </w:t>
      </w:r>
      <w:proofErr w:type="spellStart"/>
      <w:r w:rsidR="00A95ADA" w:rsidRPr="00C40EAC">
        <w:rPr>
          <w:rFonts w:ascii="Arial" w:hAnsi="Arial" w:cs="Arial"/>
          <w:highlight w:val="yellow"/>
        </w:rPr>
        <w:t>iMNTB</w:t>
      </w:r>
      <w:proofErr w:type="spellEnd"/>
      <w:r w:rsidR="00A95ADA" w:rsidRPr="00C40EAC">
        <w:rPr>
          <w:rFonts w:ascii="Arial" w:hAnsi="Arial" w:cs="Arial"/>
          <w:highlight w:val="yellow"/>
        </w:rPr>
        <w:t>, n = 3</w:t>
      </w:r>
      <w:r w:rsidR="00A95ADA">
        <w:rPr>
          <w:rFonts w:ascii="Arial" w:hAnsi="Arial" w:cs="Arial"/>
        </w:rPr>
        <w:t>)</w:t>
      </w:r>
      <w:r w:rsidR="00C40EAC">
        <w:rPr>
          <w:rFonts w:ascii="Arial" w:hAnsi="Arial" w:cs="Arial"/>
        </w:rPr>
        <w:t xml:space="preserve"> displayed the characteristic evoked </w:t>
      </w:r>
      <w:r w:rsidR="00A95ADA">
        <w:rPr>
          <w:rFonts w:ascii="Arial" w:hAnsi="Arial" w:cs="Arial"/>
        </w:rPr>
        <w:t>response (</w:t>
      </w:r>
      <w:r w:rsidR="00C40EAC">
        <w:rPr>
          <w:rFonts w:ascii="Arial" w:hAnsi="Arial" w:cs="Arial"/>
        </w:rPr>
        <w:t>EPSC</w:t>
      </w:r>
      <w:r w:rsidR="00A95ADA">
        <w:rPr>
          <w:rFonts w:ascii="Arial" w:hAnsi="Arial" w:cs="Arial"/>
        </w:rPr>
        <w:t xml:space="preserve"> in voltage clamp</w:t>
      </w:r>
      <w:r w:rsidR="00C40EAC">
        <w:rPr>
          <w:rFonts w:ascii="Arial" w:hAnsi="Arial" w:cs="Arial"/>
        </w:rPr>
        <w:t xml:space="preserve"> and action potential</w:t>
      </w:r>
      <w:r w:rsidR="00A95ADA">
        <w:rPr>
          <w:rFonts w:ascii="Arial" w:hAnsi="Arial" w:cs="Arial"/>
        </w:rPr>
        <w:t xml:space="preserve"> in current clamp) in the PN following a presynaptic spike in the CH. </w:t>
      </w:r>
    </w:p>
    <w:p w14:paraId="05D519AC" w14:textId="77777777" w:rsidR="000D08E7" w:rsidRDefault="000D08E7" w:rsidP="00864A0A">
      <w:pPr>
        <w:spacing w:after="0" w:line="480" w:lineRule="auto"/>
        <w:jc w:val="both"/>
        <w:rPr>
          <w:rFonts w:ascii="Arial" w:hAnsi="Arial" w:cs="Arial"/>
          <w:b/>
          <w:bCs/>
          <w:u w:val="single"/>
        </w:rPr>
      </w:pPr>
    </w:p>
    <w:p w14:paraId="6FE308A3" w14:textId="05FE3C7B" w:rsidR="00C96541" w:rsidRPr="00864A0A" w:rsidRDefault="00DB1101" w:rsidP="00C876AE">
      <w:pPr>
        <w:spacing w:after="0" w:line="480" w:lineRule="auto"/>
        <w:jc w:val="both"/>
        <w:rPr>
          <w:rFonts w:ascii="Arial" w:hAnsi="Arial" w:cs="Arial"/>
          <w:b/>
          <w:bCs/>
          <w:u w:val="single"/>
        </w:rPr>
      </w:pPr>
      <w:r w:rsidRPr="00864A0A">
        <w:rPr>
          <w:rFonts w:ascii="Arial" w:hAnsi="Arial" w:cs="Arial"/>
          <w:b/>
          <w:bCs/>
          <w:u w:val="single"/>
        </w:rPr>
        <w:t xml:space="preserve">Spontaneous Neurotransmission </w:t>
      </w:r>
      <w:r w:rsidR="00301B78" w:rsidRPr="00864A0A">
        <w:rPr>
          <w:rFonts w:ascii="Arial" w:hAnsi="Arial" w:cs="Arial"/>
          <w:b/>
          <w:bCs/>
          <w:u w:val="single"/>
        </w:rPr>
        <w:t xml:space="preserve">is Reduced </w:t>
      </w:r>
      <w:r w:rsidR="005B1ADC">
        <w:rPr>
          <w:rFonts w:ascii="Arial" w:hAnsi="Arial" w:cs="Arial"/>
          <w:b/>
          <w:bCs/>
          <w:u w:val="single"/>
        </w:rPr>
        <w:t xml:space="preserve">at the </w:t>
      </w:r>
      <w:r w:rsidR="00E25C1E">
        <w:rPr>
          <w:rFonts w:ascii="Arial" w:hAnsi="Arial" w:cs="Arial"/>
          <w:b/>
          <w:bCs/>
          <w:u w:val="single"/>
        </w:rPr>
        <w:t>C</w:t>
      </w:r>
      <w:r w:rsidR="005B1ADC">
        <w:rPr>
          <w:rFonts w:ascii="Arial" w:hAnsi="Arial" w:cs="Arial"/>
          <w:b/>
          <w:bCs/>
          <w:u w:val="single"/>
        </w:rPr>
        <w:t xml:space="preserve">alyx of Held </w:t>
      </w:r>
      <w:r w:rsidR="005B1ADC" w:rsidRPr="002D73AF">
        <w:rPr>
          <w:rFonts w:ascii="Arial" w:hAnsi="Arial" w:cs="Arial"/>
          <w:b/>
          <w:bCs/>
          <w:u w:val="single"/>
        </w:rPr>
        <w:t xml:space="preserve">Following </w:t>
      </w:r>
      <w:r w:rsidR="00301B78" w:rsidRPr="00864A0A">
        <w:rPr>
          <w:rFonts w:ascii="Arial" w:hAnsi="Arial" w:cs="Arial"/>
          <w:b/>
          <w:bCs/>
          <w:i/>
          <w:iCs/>
          <w:u w:val="single"/>
        </w:rPr>
        <w:t xml:space="preserve">In Vivo </w:t>
      </w:r>
      <w:r w:rsidR="005B1ADC" w:rsidRPr="002D73AF">
        <w:rPr>
          <w:rFonts w:ascii="Arial" w:hAnsi="Arial" w:cs="Arial"/>
          <w:b/>
          <w:bCs/>
          <w:u w:val="single"/>
        </w:rPr>
        <w:t>Viral Vector Expression of TeNT</w:t>
      </w:r>
    </w:p>
    <w:p w14:paraId="7DB9A5EC" w14:textId="2F3024C7" w:rsidR="008A04E0" w:rsidRDefault="00EB72D2" w:rsidP="00864A0A">
      <w:pPr>
        <w:spacing w:after="0" w:line="480" w:lineRule="auto"/>
        <w:jc w:val="both"/>
        <w:rPr>
          <w:rFonts w:ascii="Arial" w:hAnsi="Arial" w:cs="Arial"/>
        </w:rPr>
      </w:pPr>
      <w:r>
        <w:rPr>
          <w:rFonts w:ascii="Arial" w:hAnsi="Arial" w:cs="Arial"/>
        </w:rPr>
        <w:t xml:space="preserve">Prior to the growth phase of the </w:t>
      </w:r>
      <w:r w:rsidR="00502CD0">
        <w:rPr>
          <w:rFonts w:ascii="Arial" w:hAnsi="Arial" w:cs="Arial"/>
        </w:rPr>
        <w:t xml:space="preserve">CH beginning </w:t>
      </w:r>
      <w:r w:rsidR="00660F0C">
        <w:rPr>
          <w:rFonts w:ascii="Arial" w:hAnsi="Arial" w:cs="Arial"/>
        </w:rPr>
        <w:t xml:space="preserve">at </w:t>
      </w:r>
      <w:r w:rsidR="00502CD0">
        <w:rPr>
          <w:rFonts w:ascii="Arial" w:hAnsi="Arial" w:cs="Arial"/>
        </w:rPr>
        <w:t>P2-P3,</w:t>
      </w:r>
      <w:r>
        <w:rPr>
          <w:rFonts w:ascii="Arial" w:hAnsi="Arial" w:cs="Arial"/>
        </w:rPr>
        <w:t xml:space="preserve"> MNTB PNs are hyperexcitable, whereby spontaneous vesicle release is sufficient to trigger </w:t>
      </w:r>
      <w:r w:rsidR="00937FED">
        <w:rPr>
          <w:rFonts w:ascii="Arial" w:hAnsi="Arial" w:cs="Arial"/>
        </w:rPr>
        <w:t>an</w:t>
      </w:r>
      <w:r>
        <w:rPr>
          <w:rFonts w:ascii="Arial" w:hAnsi="Arial" w:cs="Arial"/>
        </w:rPr>
        <w:t xml:space="preserve"> action potential (Hoffpauir et al., 2010; Rusu &amp; Borst, 2011).</w:t>
      </w:r>
      <w:r w:rsidR="00AC6C30">
        <w:rPr>
          <w:rFonts w:ascii="Arial" w:hAnsi="Arial" w:cs="Arial"/>
        </w:rPr>
        <w:t xml:space="preserve"> </w:t>
      </w:r>
      <w:r w:rsidR="001824D4">
        <w:rPr>
          <w:rFonts w:ascii="Arial" w:hAnsi="Arial" w:cs="Arial"/>
        </w:rPr>
        <w:t xml:space="preserve">Previous reports utilizing TeNT to block synaptic neurotransmission have shown a </w:t>
      </w:r>
      <w:r w:rsidR="00E170D3">
        <w:rPr>
          <w:rFonts w:ascii="Arial" w:hAnsi="Arial" w:cs="Arial"/>
        </w:rPr>
        <w:t xml:space="preserve">reduction </w:t>
      </w:r>
      <w:r w:rsidR="00B13290">
        <w:rPr>
          <w:rFonts w:ascii="Arial" w:hAnsi="Arial" w:cs="Arial"/>
        </w:rPr>
        <w:t xml:space="preserve">of </w:t>
      </w:r>
      <w:r w:rsidR="00E170D3">
        <w:rPr>
          <w:rFonts w:ascii="Arial" w:hAnsi="Arial" w:cs="Arial"/>
        </w:rPr>
        <w:t xml:space="preserve">≈70-90% in spontaneous EPSCs </w:t>
      </w:r>
      <w:r w:rsidR="001824D4">
        <w:rPr>
          <w:rFonts w:ascii="Arial" w:hAnsi="Arial" w:cs="Arial"/>
        </w:rPr>
        <w:t>(</w:t>
      </w:r>
      <w:proofErr w:type="spellStart"/>
      <w:r w:rsidR="00B13290">
        <w:rPr>
          <w:rFonts w:ascii="Arial" w:hAnsi="Arial" w:cs="Arial"/>
        </w:rPr>
        <w:t>sEPSC</w:t>
      </w:r>
      <w:proofErr w:type="spellEnd"/>
      <w:r w:rsidR="00B13290">
        <w:rPr>
          <w:rFonts w:ascii="Arial" w:hAnsi="Arial" w:cs="Arial"/>
        </w:rPr>
        <w:t xml:space="preserve">; </w:t>
      </w:r>
      <w:proofErr w:type="spellStart"/>
      <w:r w:rsidR="001824D4" w:rsidRPr="007C48BB">
        <w:rPr>
          <w:rFonts w:ascii="Arial" w:hAnsi="Arial"/>
        </w:rPr>
        <w:t>Kerschensteiner</w:t>
      </w:r>
      <w:proofErr w:type="spellEnd"/>
      <w:r w:rsidR="001824D4" w:rsidRPr="007C48BB">
        <w:rPr>
          <w:rFonts w:ascii="Arial" w:hAnsi="Arial"/>
        </w:rPr>
        <w:t xml:space="preserve"> et al., 2009; </w:t>
      </w:r>
      <w:proofErr w:type="spellStart"/>
      <w:r w:rsidR="001824D4">
        <w:rPr>
          <w:rFonts w:ascii="Arial" w:hAnsi="Arial"/>
        </w:rPr>
        <w:t>Lessle</w:t>
      </w:r>
      <w:proofErr w:type="spellEnd"/>
      <w:r w:rsidR="001824D4">
        <w:rPr>
          <w:rFonts w:ascii="Arial" w:hAnsi="Arial"/>
        </w:rPr>
        <w:t xml:space="preserve"> et al., 2024; </w:t>
      </w:r>
      <w:r w:rsidR="001824D4" w:rsidRPr="007C48BB">
        <w:rPr>
          <w:rFonts w:ascii="Arial" w:hAnsi="Arial"/>
        </w:rPr>
        <w:t>Sando et al., 2017</w:t>
      </w:r>
      <w:r w:rsidR="001824D4">
        <w:rPr>
          <w:rFonts w:ascii="Arial" w:hAnsi="Arial" w:cs="Arial"/>
        </w:rPr>
        <w:t>)</w:t>
      </w:r>
      <w:r w:rsidR="00B13290">
        <w:rPr>
          <w:rFonts w:ascii="Arial" w:hAnsi="Arial" w:cs="Arial"/>
        </w:rPr>
        <w:t>, indicating that not all SA is TeNT-sensitive</w:t>
      </w:r>
      <w:r w:rsidR="001824D4">
        <w:rPr>
          <w:rFonts w:ascii="Arial" w:hAnsi="Arial" w:cs="Arial"/>
        </w:rPr>
        <w:t>.</w:t>
      </w:r>
      <w:r w:rsidR="00E170D3">
        <w:rPr>
          <w:rFonts w:ascii="Arial" w:hAnsi="Arial" w:cs="Arial"/>
        </w:rPr>
        <w:t xml:space="preserve"> </w:t>
      </w:r>
      <w:r w:rsidR="00B13290">
        <w:rPr>
          <w:rFonts w:ascii="Arial" w:hAnsi="Arial" w:cs="Arial"/>
        </w:rPr>
        <w:t xml:space="preserve">We therefore </w:t>
      </w:r>
      <w:r w:rsidR="00864A0A">
        <w:rPr>
          <w:rFonts w:ascii="Arial" w:hAnsi="Arial" w:cs="Arial"/>
        </w:rPr>
        <w:t>recorded</w:t>
      </w:r>
      <w:r w:rsidR="00B13290">
        <w:rPr>
          <w:rFonts w:ascii="Arial" w:hAnsi="Arial" w:cs="Arial"/>
        </w:rPr>
        <w:t xml:space="preserve"> </w:t>
      </w:r>
      <w:proofErr w:type="spellStart"/>
      <w:r w:rsidR="00C96541">
        <w:rPr>
          <w:rFonts w:ascii="Arial" w:hAnsi="Arial" w:cs="Arial"/>
        </w:rPr>
        <w:t>sEPSCs</w:t>
      </w:r>
      <w:proofErr w:type="spellEnd"/>
      <w:r w:rsidR="00C96541">
        <w:rPr>
          <w:rFonts w:ascii="Arial" w:hAnsi="Arial" w:cs="Arial"/>
        </w:rPr>
        <w:t xml:space="preserve"> from PNs </w:t>
      </w:r>
      <w:r w:rsidR="00B13290">
        <w:rPr>
          <w:rFonts w:ascii="Arial" w:hAnsi="Arial" w:cs="Arial"/>
        </w:rPr>
        <w:t xml:space="preserve">in both </w:t>
      </w:r>
      <w:proofErr w:type="spellStart"/>
      <w:r w:rsidR="00B13290">
        <w:rPr>
          <w:rFonts w:ascii="Arial" w:hAnsi="Arial" w:cs="Arial"/>
        </w:rPr>
        <w:t>cMNTB</w:t>
      </w:r>
      <w:proofErr w:type="spellEnd"/>
      <w:r w:rsidR="00B13290">
        <w:rPr>
          <w:rFonts w:ascii="Arial" w:hAnsi="Arial" w:cs="Arial"/>
        </w:rPr>
        <w:t xml:space="preserve"> (transduced) and </w:t>
      </w:r>
      <w:proofErr w:type="spellStart"/>
      <w:r w:rsidR="00B13290">
        <w:rPr>
          <w:rFonts w:ascii="Arial" w:hAnsi="Arial" w:cs="Arial"/>
        </w:rPr>
        <w:t>iMNTB</w:t>
      </w:r>
      <w:proofErr w:type="spellEnd"/>
      <w:r w:rsidR="00B13290">
        <w:rPr>
          <w:rFonts w:ascii="Arial" w:hAnsi="Arial" w:cs="Arial"/>
        </w:rPr>
        <w:t xml:space="preserve"> (non-transduced</w:t>
      </w:r>
      <w:r w:rsidR="00120D02">
        <w:rPr>
          <w:rFonts w:ascii="Arial" w:hAnsi="Arial" w:cs="Arial"/>
        </w:rPr>
        <w:t>) following unilateral TeNT injection,</w:t>
      </w:r>
      <w:r w:rsidR="00B13290">
        <w:rPr>
          <w:rFonts w:ascii="Arial" w:hAnsi="Arial" w:cs="Arial"/>
        </w:rPr>
        <w:t xml:space="preserve"> and from non-injected control animals at </w:t>
      </w:r>
      <w:r w:rsidR="00C96541">
        <w:rPr>
          <w:rFonts w:ascii="Arial" w:hAnsi="Arial" w:cs="Arial"/>
        </w:rPr>
        <w:t xml:space="preserve">P4, P6, </w:t>
      </w:r>
      <w:r w:rsidR="00937FED">
        <w:rPr>
          <w:rFonts w:ascii="Arial" w:hAnsi="Arial" w:cs="Arial"/>
        </w:rPr>
        <w:t xml:space="preserve">P9, </w:t>
      </w:r>
      <w:r w:rsidR="00C96541">
        <w:rPr>
          <w:rFonts w:ascii="Arial" w:hAnsi="Arial" w:cs="Arial"/>
        </w:rPr>
        <w:t>and P</w:t>
      </w:r>
      <w:r w:rsidR="00937FED">
        <w:rPr>
          <w:rFonts w:ascii="Arial" w:hAnsi="Arial" w:cs="Arial"/>
        </w:rPr>
        <w:t>14</w:t>
      </w:r>
      <w:r w:rsidR="00C96541">
        <w:rPr>
          <w:rFonts w:ascii="Arial" w:hAnsi="Arial" w:cs="Arial"/>
        </w:rPr>
        <w:t xml:space="preserve"> </w:t>
      </w:r>
      <w:proofErr w:type="gramStart"/>
      <w:r w:rsidR="00C96541">
        <w:rPr>
          <w:rFonts w:ascii="Arial" w:hAnsi="Arial" w:cs="Arial"/>
        </w:rPr>
        <w:t>in order to</w:t>
      </w:r>
      <w:proofErr w:type="gramEnd"/>
      <w:r w:rsidR="00C96541">
        <w:rPr>
          <w:rFonts w:ascii="Arial" w:hAnsi="Arial" w:cs="Arial"/>
        </w:rPr>
        <w:t xml:space="preserve"> assay </w:t>
      </w:r>
      <w:r w:rsidR="00120D02">
        <w:rPr>
          <w:rFonts w:ascii="Arial" w:hAnsi="Arial" w:cs="Arial"/>
        </w:rPr>
        <w:t xml:space="preserve">its </w:t>
      </w:r>
      <w:r w:rsidR="00B13290">
        <w:rPr>
          <w:rFonts w:ascii="Arial" w:hAnsi="Arial" w:cs="Arial"/>
        </w:rPr>
        <w:t xml:space="preserve">effect </w:t>
      </w:r>
      <w:r w:rsidR="00C96541">
        <w:rPr>
          <w:rFonts w:ascii="Arial" w:hAnsi="Arial" w:cs="Arial"/>
        </w:rPr>
        <w:t>on spontaneous neurotransmission</w:t>
      </w:r>
      <w:r w:rsidR="00120D02">
        <w:rPr>
          <w:rFonts w:ascii="Arial" w:hAnsi="Arial" w:cs="Arial"/>
        </w:rPr>
        <w:t xml:space="preserve"> across the first two postnatal weeks</w:t>
      </w:r>
      <w:r w:rsidR="00C96541">
        <w:rPr>
          <w:rFonts w:ascii="Arial" w:hAnsi="Arial" w:cs="Arial"/>
        </w:rPr>
        <w:t xml:space="preserve">. </w:t>
      </w:r>
      <w:r w:rsidR="00FC2100">
        <w:rPr>
          <w:rFonts w:ascii="Arial" w:hAnsi="Arial" w:cs="Arial"/>
        </w:rPr>
        <w:t>We hypothesized that TeNT expression may prevent or delay CH growth, but we could reliably identify transduced CHs at P6 and P8 and target their postsynaptic PNs for recordings. A</w:t>
      </w:r>
      <w:r w:rsidR="00B749A7">
        <w:rPr>
          <w:rFonts w:ascii="Arial" w:hAnsi="Arial" w:cs="Arial"/>
        </w:rPr>
        <w:t>t P4, the presence of large endogenously labeled fluorescent calyces w</w:t>
      </w:r>
      <w:r w:rsidR="006D617A">
        <w:rPr>
          <w:rFonts w:ascii="Arial" w:hAnsi="Arial" w:cs="Arial"/>
        </w:rPr>
        <w:t>as</w:t>
      </w:r>
      <w:r w:rsidR="00B749A7">
        <w:rPr>
          <w:rFonts w:ascii="Arial" w:hAnsi="Arial" w:cs="Arial"/>
        </w:rPr>
        <w:t xml:space="preserve"> </w:t>
      </w:r>
      <w:r w:rsidR="00FC2100">
        <w:rPr>
          <w:rFonts w:ascii="Arial" w:hAnsi="Arial" w:cs="Arial"/>
        </w:rPr>
        <w:t xml:space="preserve">less </w:t>
      </w:r>
      <w:r w:rsidR="00B749A7">
        <w:rPr>
          <w:rFonts w:ascii="Arial" w:hAnsi="Arial" w:cs="Arial"/>
        </w:rPr>
        <w:t>frequent</w:t>
      </w:r>
      <w:r w:rsidR="00FC2100">
        <w:rPr>
          <w:rFonts w:ascii="Arial" w:hAnsi="Arial" w:cs="Arial"/>
        </w:rPr>
        <w:t xml:space="preserve"> (4/20)</w:t>
      </w:r>
      <w:r w:rsidR="006D617A">
        <w:rPr>
          <w:rFonts w:ascii="Arial" w:hAnsi="Arial" w:cs="Arial"/>
        </w:rPr>
        <w:t xml:space="preserve">, </w:t>
      </w:r>
      <w:r w:rsidR="00FC2100">
        <w:rPr>
          <w:rFonts w:ascii="Arial" w:hAnsi="Arial" w:cs="Arial"/>
        </w:rPr>
        <w:t xml:space="preserve">so many recordings were made from PNs without an identifiable CH input to achieve </w:t>
      </w:r>
      <w:r w:rsidR="00B749A7">
        <w:rPr>
          <w:rFonts w:ascii="Arial" w:hAnsi="Arial" w:cs="Arial"/>
        </w:rPr>
        <w:t>a comparable sample size for statistical analysis</w:t>
      </w:r>
      <w:r w:rsidR="00FC2100">
        <w:rPr>
          <w:rFonts w:ascii="Arial" w:hAnsi="Arial" w:cs="Arial"/>
        </w:rPr>
        <w:t>.</w:t>
      </w:r>
    </w:p>
    <w:p w14:paraId="0E68EACC" w14:textId="77777777" w:rsidR="008A04E0" w:rsidRDefault="008A04E0" w:rsidP="00864A0A">
      <w:pPr>
        <w:spacing w:after="0" w:line="480" w:lineRule="auto"/>
        <w:jc w:val="both"/>
        <w:rPr>
          <w:rFonts w:ascii="Arial" w:hAnsi="Arial" w:cs="Arial"/>
        </w:rPr>
      </w:pPr>
    </w:p>
    <w:p w14:paraId="5697F33D" w14:textId="3D018A1D" w:rsidR="008A04E0" w:rsidRDefault="00C96541" w:rsidP="00864A0A">
      <w:pPr>
        <w:spacing w:after="0" w:line="480" w:lineRule="auto"/>
        <w:jc w:val="both"/>
        <w:rPr>
          <w:rFonts w:ascii="Arial" w:hAnsi="Arial" w:cs="Arial"/>
        </w:rPr>
      </w:pPr>
      <w:r>
        <w:rPr>
          <w:rFonts w:ascii="Arial" w:hAnsi="Arial" w:cs="Arial"/>
        </w:rPr>
        <w:t>Exemplary voltage-clamp traces</w:t>
      </w:r>
      <w:r w:rsidR="006F4065">
        <w:rPr>
          <w:rFonts w:ascii="Arial" w:hAnsi="Arial" w:cs="Arial"/>
        </w:rPr>
        <w:t xml:space="preserve"> at P6</w:t>
      </w:r>
      <w:r>
        <w:rPr>
          <w:rFonts w:ascii="Arial" w:hAnsi="Arial" w:cs="Arial"/>
        </w:rPr>
        <w:t xml:space="preserve"> show the significant reduction in the frequency and slower time course of </w:t>
      </w:r>
      <w:proofErr w:type="spellStart"/>
      <w:r>
        <w:rPr>
          <w:rFonts w:ascii="Arial" w:hAnsi="Arial" w:cs="Arial"/>
        </w:rPr>
        <w:t>sEPSCs</w:t>
      </w:r>
      <w:proofErr w:type="spellEnd"/>
      <w:r>
        <w:rPr>
          <w:rFonts w:ascii="Arial" w:hAnsi="Arial" w:cs="Arial"/>
        </w:rPr>
        <w:t xml:space="preserve"> following TeNT expression compared to PNs recorded from the ipsilateral MNTB (</w:t>
      </w:r>
      <w:proofErr w:type="spellStart"/>
      <w:r>
        <w:rPr>
          <w:rFonts w:ascii="Arial" w:hAnsi="Arial" w:cs="Arial"/>
        </w:rPr>
        <w:t>iMNTB</w:t>
      </w:r>
      <w:proofErr w:type="spellEnd"/>
      <w:r w:rsidR="002A7729">
        <w:rPr>
          <w:rFonts w:ascii="Arial" w:hAnsi="Arial" w:cs="Arial"/>
        </w:rPr>
        <w:t>) and non-injected mice</w:t>
      </w:r>
      <w:r>
        <w:rPr>
          <w:rFonts w:ascii="Arial" w:hAnsi="Arial" w:cs="Arial"/>
        </w:rPr>
        <w:t xml:space="preserve"> </w:t>
      </w:r>
      <w:r w:rsidR="002A7729">
        <w:rPr>
          <w:rFonts w:ascii="Arial" w:hAnsi="Arial" w:cs="Arial"/>
        </w:rPr>
        <w:t>(</w:t>
      </w:r>
      <w:r>
        <w:rPr>
          <w:rFonts w:ascii="Arial" w:hAnsi="Arial" w:cs="Arial"/>
        </w:rPr>
        <w:t xml:space="preserve">Fig. </w:t>
      </w:r>
      <w:r w:rsidR="003C5B0C">
        <w:rPr>
          <w:rFonts w:ascii="Arial" w:hAnsi="Arial" w:cs="Arial"/>
        </w:rPr>
        <w:t>2A</w:t>
      </w:r>
      <w:r>
        <w:rPr>
          <w:rFonts w:ascii="Arial" w:hAnsi="Arial" w:cs="Arial"/>
        </w:rPr>
        <w:t xml:space="preserve">). </w:t>
      </w:r>
      <w:r w:rsidR="00E544AA">
        <w:rPr>
          <w:rFonts w:ascii="Arial" w:hAnsi="Arial" w:cs="Arial"/>
        </w:rPr>
        <w:t>Consistent with the mechanism of action for TeNT preventing synaptic vesicle fusion (</w:t>
      </w:r>
      <w:r w:rsidR="00E544AA" w:rsidRPr="00E667FF">
        <w:rPr>
          <w:rFonts w:ascii="Arial" w:hAnsi="Arial" w:cs="Arial"/>
        </w:rPr>
        <w:t xml:space="preserve">Breidenbach &amp; Brunger, </w:t>
      </w:r>
      <w:r w:rsidR="00E544AA" w:rsidRPr="00E667FF">
        <w:rPr>
          <w:rFonts w:ascii="Arial" w:hAnsi="Arial" w:cs="Arial"/>
        </w:rPr>
        <w:lastRenderedPageBreak/>
        <w:t>2005; Lacy et al., 1998; Schiavo et al., 1992</w:t>
      </w:r>
      <w:r w:rsidR="00E544AA">
        <w:rPr>
          <w:rFonts w:ascii="Arial" w:hAnsi="Arial" w:cs="Arial"/>
        </w:rPr>
        <w:t xml:space="preserve">), PNs in the </w:t>
      </w:r>
      <w:proofErr w:type="spellStart"/>
      <w:r w:rsidR="00E544AA">
        <w:rPr>
          <w:rFonts w:ascii="Arial" w:hAnsi="Arial" w:cs="Arial"/>
        </w:rPr>
        <w:t>cMNTB</w:t>
      </w:r>
      <w:proofErr w:type="spellEnd"/>
      <w:r w:rsidR="00E544AA">
        <w:rPr>
          <w:rFonts w:ascii="Arial" w:hAnsi="Arial" w:cs="Arial"/>
        </w:rPr>
        <w:t xml:space="preserve"> </w:t>
      </w:r>
      <w:r w:rsidR="008A04E0">
        <w:rPr>
          <w:rFonts w:ascii="Arial" w:hAnsi="Arial" w:cs="Arial"/>
        </w:rPr>
        <w:t xml:space="preserve">of injected animals </w:t>
      </w:r>
      <w:r w:rsidR="00E544AA">
        <w:rPr>
          <w:rFonts w:ascii="Arial" w:hAnsi="Arial" w:cs="Arial"/>
        </w:rPr>
        <w:t xml:space="preserve">had a significant reduction in the frequency of </w:t>
      </w:r>
      <w:proofErr w:type="spellStart"/>
      <w:r w:rsidR="00E544AA">
        <w:rPr>
          <w:rFonts w:ascii="Arial" w:hAnsi="Arial" w:cs="Arial"/>
        </w:rPr>
        <w:t>sEPSCs</w:t>
      </w:r>
      <w:proofErr w:type="spellEnd"/>
      <w:r w:rsidR="00E544AA">
        <w:rPr>
          <w:rFonts w:ascii="Arial" w:hAnsi="Arial" w:cs="Arial"/>
        </w:rPr>
        <w:t xml:space="preserve"> (≈0.5-1Hz at physiological temperature) across neonatal ages (Fig. 2</w:t>
      </w:r>
      <w:r w:rsidR="006B7E58">
        <w:rPr>
          <w:rFonts w:ascii="Arial" w:hAnsi="Arial" w:cs="Arial"/>
        </w:rPr>
        <w:t>B</w:t>
      </w:r>
      <w:r w:rsidR="00E544AA">
        <w:rPr>
          <w:rFonts w:ascii="Arial" w:hAnsi="Arial" w:cs="Arial"/>
        </w:rPr>
        <w:t xml:space="preserve">). </w:t>
      </w:r>
      <w:r w:rsidR="008A04E0">
        <w:rPr>
          <w:rFonts w:ascii="Arial" w:hAnsi="Arial" w:cs="Arial"/>
        </w:rPr>
        <w:t xml:space="preserve">By P14, after opening of the ear canals, differences were less significant due to a </w:t>
      </w:r>
      <w:r w:rsidR="00DC5C50">
        <w:rPr>
          <w:rFonts w:ascii="Arial" w:hAnsi="Arial" w:cs="Arial"/>
        </w:rPr>
        <w:t xml:space="preserve">set of neurons with high </w:t>
      </w:r>
      <w:proofErr w:type="spellStart"/>
      <w:r w:rsidR="00DC5C50">
        <w:rPr>
          <w:rFonts w:ascii="Arial" w:hAnsi="Arial" w:cs="Arial"/>
        </w:rPr>
        <w:t>sEPSC</w:t>
      </w:r>
      <w:proofErr w:type="spellEnd"/>
      <w:r w:rsidR="00DC5C50">
        <w:rPr>
          <w:rFonts w:ascii="Arial" w:hAnsi="Arial" w:cs="Arial"/>
        </w:rPr>
        <w:t xml:space="preserve"> frequency in both control groups. </w:t>
      </w:r>
      <w:r w:rsidR="00E544AA">
        <w:rPr>
          <w:rFonts w:ascii="Arial" w:hAnsi="Arial" w:cs="Arial"/>
        </w:rPr>
        <w:t xml:space="preserve">TeNT expression </w:t>
      </w:r>
      <w:r w:rsidR="00CE3F22">
        <w:rPr>
          <w:rFonts w:ascii="Arial" w:hAnsi="Arial" w:cs="Arial"/>
        </w:rPr>
        <w:t xml:space="preserve">nearly or </w:t>
      </w:r>
      <w:proofErr w:type="gramStart"/>
      <w:r w:rsidR="00CE3F22">
        <w:rPr>
          <w:rFonts w:ascii="Arial" w:hAnsi="Arial" w:cs="Arial"/>
        </w:rPr>
        <w:t xml:space="preserve">completely </w:t>
      </w:r>
      <w:r w:rsidR="00DC5C50">
        <w:rPr>
          <w:rFonts w:ascii="Arial" w:hAnsi="Arial" w:cs="Arial"/>
        </w:rPr>
        <w:t>eliminated</w:t>
      </w:r>
      <w:proofErr w:type="gramEnd"/>
      <w:r w:rsidR="00DC5C50">
        <w:rPr>
          <w:rFonts w:ascii="Arial" w:hAnsi="Arial" w:cs="Arial"/>
        </w:rPr>
        <w:t xml:space="preserve"> </w:t>
      </w:r>
      <w:r w:rsidR="00CE3F22">
        <w:rPr>
          <w:rFonts w:ascii="Arial" w:hAnsi="Arial" w:cs="Arial"/>
        </w:rPr>
        <w:t xml:space="preserve">spontaneous release in about 50% of cells, and in the remainder </w:t>
      </w:r>
      <w:r w:rsidR="00E544AA">
        <w:rPr>
          <w:rFonts w:ascii="Arial" w:hAnsi="Arial" w:cs="Arial"/>
        </w:rPr>
        <w:t xml:space="preserve">the frequency of quantal events was </w:t>
      </w:r>
      <w:r w:rsidR="00CE3F22">
        <w:rPr>
          <w:rFonts w:ascii="Arial" w:hAnsi="Arial" w:cs="Arial"/>
        </w:rPr>
        <w:t xml:space="preserve">reduced but </w:t>
      </w:r>
      <w:r w:rsidR="00E544AA">
        <w:rPr>
          <w:rFonts w:ascii="Arial" w:hAnsi="Arial" w:cs="Arial"/>
        </w:rPr>
        <w:t>not abolished.</w:t>
      </w:r>
      <w:r w:rsidR="008A04E0">
        <w:rPr>
          <w:rFonts w:ascii="Arial" w:hAnsi="Arial" w:cs="Arial"/>
        </w:rPr>
        <w:t xml:space="preserve"> The</w:t>
      </w:r>
      <w:r w:rsidR="00F014A5">
        <w:rPr>
          <w:rFonts w:ascii="Arial" w:hAnsi="Arial" w:cs="Arial"/>
        </w:rPr>
        <w:t>se</w:t>
      </w:r>
      <w:r w:rsidR="008A04E0">
        <w:rPr>
          <w:rFonts w:ascii="Arial" w:hAnsi="Arial" w:cs="Arial"/>
        </w:rPr>
        <w:t xml:space="preserve"> persistent </w:t>
      </w:r>
      <w:proofErr w:type="spellStart"/>
      <w:r w:rsidR="008A04E0">
        <w:rPr>
          <w:rFonts w:ascii="Arial" w:hAnsi="Arial" w:cs="Arial"/>
        </w:rPr>
        <w:t>sEPSCs</w:t>
      </w:r>
      <w:proofErr w:type="spellEnd"/>
      <w:r w:rsidR="008A04E0">
        <w:rPr>
          <w:rFonts w:ascii="Arial" w:hAnsi="Arial" w:cs="Arial"/>
        </w:rPr>
        <w:t xml:space="preserve"> may </w:t>
      </w:r>
      <w:r w:rsidR="008A04E0" w:rsidRPr="00FE1C55">
        <w:rPr>
          <w:rFonts w:ascii="Arial" w:hAnsi="Arial" w:cs="Arial"/>
        </w:rPr>
        <w:t xml:space="preserve">arise from non-calyceal inputs, which have slower kinetics compared to calyceal synaptic transmission, consistent with the slower decay time constant in </w:t>
      </w:r>
      <w:proofErr w:type="spellStart"/>
      <w:r w:rsidR="008A04E0" w:rsidRPr="00FE1C55">
        <w:rPr>
          <w:rFonts w:ascii="Arial" w:hAnsi="Arial" w:cs="Arial"/>
        </w:rPr>
        <w:t>cMNTB</w:t>
      </w:r>
      <w:proofErr w:type="spellEnd"/>
      <w:r w:rsidR="008A04E0" w:rsidRPr="00FE1C55">
        <w:rPr>
          <w:rFonts w:ascii="Arial" w:hAnsi="Arial" w:cs="Arial"/>
        </w:rPr>
        <w:t xml:space="preserve"> PNs (</w:t>
      </w:r>
      <w:r w:rsidR="008A04E0" w:rsidRPr="00FE1C55">
        <w:rPr>
          <w:rFonts w:ascii="Arial" w:hAnsi="Arial"/>
        </w:rPr>
        <w:t>Banks &amp; Smith, 1992; Hamann et al., 2003</w:t>
      </w:r>
      <w:r w:rsidR="008A04E0" w:rsidRPr="00FE1C55">
        <w:rPr>
          <w:rFonts w:ascii="Arial" w:hAnsi="Arial" w:cs="Arial"/>
        </w:rPr>
        <w:t xml:space="preserve">). </w:t>
      </w:r>
      <w:r w:rsidR="008A04E0">
        <w:rPr>
          <w:rFonts w:ascii="Arial" w:hAnsi="Arial" w:cs="Arial"/>
        </w:rPr>
        <w:t xml:space="preserve">Alternatively, persistent </w:t>
      </w:r>
      <w:proofErr w:type="spellStart"/>
      <w:r w:rsidR="008A04E0">
        <w:rPr>
          <w:rFonts w:ascii="Arial" w:hAnsi="Arial" w:cs="Arial"/>
        </w:rPr>
        <w:t>sEPSCs</w:t>
      </w:r>
      <w:proofErr w:type="spellEnd"/>
      <w:r w:rsidR="008A04E0">
        <w:rPr>
          <w:rFonts w:ascii="Arial" w:hAnsi="Arial" w:cs="Arial"/>
        </w:rPr>
        <w:t xml:space="preserve"> from </w:t>
      </w:r>
      <w:proofErr w:type="spellStart"/>
      <w:r w:rsidR="008A04E0">
        <w:rPr>
          <w:rFonts w:ascii="Arial" w:hAnsi="Arial" w:cs="Arial"/>
        </w:rPr>
        <w:t>cMNTB</w:t>
      </w:r>
      <w:proofErr w:type="spellEnd"/>
      <w:r w:rsidR="008A04E0">
        <w:rPr>
          <w:rFonts w:ascii="Arial" w:hAnsi="Arial" w:cs="Arial"/>
        </w:rPr>
        <w:t xml:space="preserve"> PNs may be associated with the non-canonical fusion protein </w:t>
      </w:r>
      <w:r w:rsidR="006B7E58">
        <w:rPr>
          <w:rFonts w:ascii="Arial" w:hAnsi="Arial" w:cs="Arial"/>
        </w:rPr>
        <w:t>vesicle-associated membrane protein 7 (</w:t>
      </w:r>
      <w:r w:rsidR="008A04E0">
        <w:rPr>
          <w:rFonts w:ascii="Arial" w:hAnsi="Arial" w:cs="Arial"/>
        </w:rPr>
        <w:t>VAMP7</w:t>
      </w:r>
      <w:r w:rsidR="006B7E58">
        <w:rPr>
          <w:rFonts w:ascii="Arial" w:hAnsi="Arial" w:cs="Arial"/>
        </w:rPr>
        <w:t>)</w:t>
      </w:r>
      <w:r w:rsidR="008A04E0">
        <w:rPr>
          <w:rFonts w:ascii="Arial" w:hAnsi="Arial" w:cs="Arial"/>
        </w:rPr>
        <w:t>, also known as TeNT-insensitive VAMP, that mediates spontaneous neurotransmission (Bal et al., 2013; Coco et al., 1999; Hua et al., 2011).</w:t>
      </w:r>
    </w:p>
    <w:p w14:paraId="14ABA4A7" w14:textId="77777777" w:rsidR="007D3C6A" w:rsidRDefault="007D3C6A" w:rsidP="00864A0A">
      <w:pPr>
        <w:spacing w:after="0" w:line="480" w:lineRule="auto"/>
        <w:jc w:val="both"/>
        <w:rPr>
          <w:rFonts w:ascii="Arial" w:hAnsi="Arial" w:cs="Arial"/>
        </w:rPr>
      </w:pPr>
    </w:p>
    <w:p w14:paraId="54D67F56" w14:textId="7AD193F0" w:rsidR="00FA17DC" w:rsidRDefault="008A04E0" w:rsidP="00864A0A">
      <w:pPr>
        <w:spacing w:after="0" w:line="480" w:lineRule="auto"/>
        <w:jc w:val="both"/>
        <w:rPr>
          <w:rFonts w:ascii="Arial" w:hAnsi="Arial" w:cs="Arial"/>
        </w:rPr>
      </w:pPr>
      <w:r>
        <w:rPr>
          <w:rFonts w:ascii="Arial" w:hAnsi="Arial" w:cs="Arial"/>
        </w:rPr>
        <w:t>Transduced (</w:t>
      </w:r>
      <w:proofErr w:type="spellStart"/>
      <w:r w:rsidR="00C96541">
        <w:rPr>
          <w:rFonts w:ascii="Arial" w:hAnsi="Arial" w:cs="Arial"/>
        </w:rPr>
        <w:t>cMNTB</w:t>
      </w:r>
      <w:proofErr w:type="spellEnd"/>
      <w:r>
        <w:rPr>
          <w:rFonts w:ascii="Arial" w:hAnsi="Arial" w:cs="Arial"/>
        </w:rPr>
        <w:t>)</w:t>
      </w:r>
      <w:r w:rsidR="00C96541">
        <w:rPr>
          <w:rFonts w:ascii="Arial" w:hAnsi="Arial" w:cs="Arial"/>
        </w:rPr>
        <w:t xml:space="preserve"> PNs showed consistently slower </w:t>
      </w:r>
      <w:r w:rsidR="00F87200">
        <w:rPr>
          <w:rFonts w:ascii="Arial" w:hAnsi="Arial" w:cs="Arial"/>
        </w:rPr>
        <w:t>decay</w:t>
      </w:r>
      <w:r w:rsidR="00C96541">
        <w:rPr>
          <w:rFonts w:ascii="Arial" w:hAnsi="Arial" w:cs="Arial"/>
        </w:rPr>
        <w:t xml:space="preserve"> </w:t>
      </w:r>
      <w:r w:rsidR="00F87200">
        <w:rPr>
          <w:rFonts w:ascii="Arial" w:hAnsi="Arial" w:cs="Arial"/>
        </w:rPr>
        <w:t>time</w:t>
      </w:r>
      <w:r>
        <w:rPr>
          <w:rFonts w:ascii="Arial" w:hAnsi="Arial" w:cs="Arial"/>
        </w:rPr>
        <w:t>s</w:t>
      </w:r>
      <w:r w:rsidR="00F87200">
        <w:rPr>
          <w:rFonts w:ascii="Arial" w:hAnsi="Arial" w:cs="Arial"/>
        </w:rPr>
        <w:t xml:space="preserve"> </w:t>
      </w:r>
      <w:r w:rsidR="00D34F12">
        <w:rPr>
          <w:rFonts w:ascii="Arial" w:hAnsi="Arial" w:cs="Arial"/>
        </w:rPr>
        <w:t>from P4-9, with average values &gt; 1</w:t>
      </w:r>
      <w:proofErr w:type="gramStart"/>
      <w:r w:rsidR="00D34F12">
        <w:rPr>
          <w:rFonts w:ascii="Arial" w:hAnsi="Arial" w:cs="Arial"/>
        </w:rPr>
        <w:t>ms</w:t>
      </w:r>
      <w:r>
        <w:rPr>
          <w:rFonts w:ascii="Arial" w:hAnsi="Arial" w:cs="Arial"/>
        </w:rPr>
        <w:t xml:space="preserve"> </w:t>
      </w:r>
      <w:r w:rsidR="00C96541">
        <w:rPr>
          <w:rFonts w:ascii="Arial" w:hAnsi="Arial" w:cs="Arial"/>
        </w:rPr>
        <w:t>.</w:t>
      </w:r>
      <w:proofErr w:type="gramEnd"/>
      <w:r w:rsidR="00C96541">
        <w:rPr>
          <w:rFonts w:ascii="Arial" w:hAnsi="Arial" w:cs="Arial"/>
        </w:rPr>
        <w:t xml:space="preserve"> </w:t>
      </w:r>
      <w:r w:rsidR="00D34F12">
        <w:rPr>
          <w:rFonts w:ascii="Arial" w:hAnsi="Arial" w:cs="Arial"/>
        </w:rPr>
        <w:t xml:space="preserve">At P14 values for both control and experimental groups decreased substantially, but average experimental values were still longer than both control groups (Fig. 2C and </w:t>
      </w:r>
      <w:r w:rsidR="00D34F12" w:rsidRPr="006F4065">
        <w:rPr>
          <w:rFonts w:ascii="Arial" w:hAnsi="Arial" w:cs="Arial"/>
          <w:highlight w:val="yellow"/>
        </w:rPr>
        <w:t>Table 3</w:t>
      </w:r>
      <w:r w:rsidR="00D34F12">
        <w:rPr>
          <w:rFonts w:ascii="Arial" w:hAnsi="Arial" w:cs="Arial"/>
        </w:rPr>
        <w:t xml:space="preserve">). </w:t>
      </w:r>
      <w:r w:rsidR="006B7E58">
        <w:rPr>
          <w:rFonts w:ascii="Arial" w:hAnsi="Arial" w:cs="Arial"/>
        </w:rPr>
        <w:t>Kinetics</w:t>
      </w:r>
      <w:r w:rsidR="00531A69">
        <w:rPr>
          <w:rFonts w:ascii="Arial" w:hAnsi="Arial" w:cs="Arial"/>
        </w:rPr>
        <w:t xml:space="preserve"> for </w:t>
      </w:r>
      <w:proofErr w:type="spellStart"/>
      <w:r w:rsidR="006B7E58">
        <w:rPr>
          <w:rFonts w:ascii="Arial" w:hAnsi="Arial" w:cs="Arial"/>
        </w:rPr>
        <w:t>s</w:t>
      </w:r>
      <w:r w:rsidR="00531A69">
        <w:rPr>
          <w:rFonts w:ascii="Arial" w:hAnsi="Arial" w:cs="Arial"/>
        </w:rPr>
        <w:t>EPSC</w:t>
      </w:r>
      <w:proofErr w:type="spellEnd"/>
      <w:r w:rsidR="00531A69">
        <w:rPr>
          <w:rFonts w:ascii="Arial" w:hAnsi="Arial" w:cs="Arial"/>
        </w:rPr>
        <w:t xml:space="preserve"> rise time</w:t>
      </w:r>
      <w:r w:rsidR="006B7E58">
        <w:rPr>
          <w:rFonts w:ascii="Arial" w:hAnsi="Arial" w:cs="Arial"/>
        </w:rPr>
        <w:t>s</w:t>
      </w:r>
      <w:r w:rsidR="00531A69">
        <w:rPr>
          <w:rFonts w:ascii="Arial" w:hAnsi="Arial" w:cs="Arial"/>
        </w:rPr>
        <w:t xml:space="preserve"> were generally </w:t>
      </w:r>
      <w:r w:rsidR="006B7E58">
        <w:rPr>
          <w:rFonts w:ascii="Arial" w:hAnsi="Arial" w:cs="Arial"/>
        </w:rPr>
        <w:t>slower</w:t>
      </w:r>
      <w:r w:rsidR="00531A69">
        <w:rPr>
          <w:rFonts w:ascii="Arial" w:hAnsi="Arial" w:cs="Arial"/>
        </w:rPr>
        <w:t xml:space="preserve"> in the experimental group from P4-</w:t>
      </w:r>
      <w:r w:rsidR="006B7E58">
        <w:rPr>
          <w:rFonts w:ascii="Arial" w:hAnsi="Arial" w:cs="Arial"/>
        </w:rPr>
        <w:t>P</w:t>
      </w:r>
      <w:r w:rsidR="00531A69">
        <w:rPr>
          <w:rFonts w:ascii="Arial" w:hAnsi="Arial" w:cs="Arial"/>
        </w:rPr>
        <w:t xml:space="preserve">9, but due to the small values </w:t>
      </w:r>
      <w:r w:rsidR="00E261D5">
        <w:rPr>
          <w:rFonts w:ascii="Arial" w:hAnsi="Arial" w:cs="Arial"/>
        </w:rPr>
        <w:t xml:space="preserve">on average </w:t>
      </w:r>
      <w:r w:rsidR="00531A69">
        <w:rPr>
          <w:rFonts w:ascii="Arial" w:hAnsi="Arial" w:cs="Arial"/>
        </w:rPr>
        <w:t>and variance within groups</w:t>
      </w:r>
      <w:r w:rsidR="00E261D5">
        <w:rPr>
          <w:rFonts w:ascii="Arial" w:hAnsi="Arial" w:cs="Arial"/>
        </w:rPr>
        <w:t>, significance</w:t>
      </w:r>
      <w:r w:rsidR="00531A69">
        <w:rPr>
          <w:rFonts w:ascii="Arial" w:hAnsi="Arial" w:cs="Arial"/>
        </w:rPr>
        <w:t xml:space="preserve"> was less consistent. At P14 </w:t>
      </w:r>
      <w:r w:rsidR="00E261D5">
        <w:rPr>
          <w:rFonts w:ascii="Arial" w:hAnsi="Arial" w:cs="Arial"/>
        </w:rPr>
        <w:t xml:space="preserve">values decreased for all groups, and </w:t>
      </w:r>
      <w:r w:rsidR="00531A69">
        <w:rPr>
          <w:rFonts w:ascii="Arial" w:hAnsi="Arial" w:cs="Arial"/>
        </w:rPr>
        <w:t xml:space="preserve">this trend was not statistically significant. </w:t>
      </w:r>
      <w:r>
        <w:rPr>
          <w:rFonts w:ascii="Arial" w:hAnsi="Arial" w:cs="Arial"/>
        </w:rPr>
        <w:t xml:space="preserve">The range of amplitudes was variable following TeNT expression across development, resulting in </w:t>
      </w:r>
      <w:r w:rsidR="000D3788">
        <w:rPr>
          <w:rFonts w:ascii="Arial" w:hAnsi="Arial" w:cs="Arial"/>
        </w:rPr>
        <w:t xml:space="preserve">inconsistent trends across age (experimental group on average </w:t>
      </w:r>
      <w:r>
        <w:rPr>
          <w:rFonts w:ascii="Arial" w:hAnsi="Arial" w:cs="Arial"/>
        </w:rPr>
        <w:t xml:space="preserve">smaller (P4), similar (P6 and P14), </w:t>
      </w:r>
      <w:r w:rsidR="000D3788">
        <w:rPr>
          <w:rFonts w:ascii="Arial" w:hAnsi="Arial" w:cs="Arial"/>
        </w:rPr>
        <w:t>or</w:t>
      </w:r>
      <w:r>
        <w:rPr>
          <w:rFonts w:ascii="Arial" w:hAnsi="Arial" w:cs="Arial"/>
        </w:rPr>
        <w:t xml:space="preserve"> larger (P9) (Fig. 2</w:t>
      </w:r>
      <w:r w:rsidR="006B7E58">
        <w:rPr>
          <w:rFonts w:ascii="Arial" w:hAnsi="Arial" w:cs="Arial"/>
        </w:rPr>
        <w:t>D</w:t>
      </w:r>
      <w:r>
        <w:rPr>
          <w:rFonts w:ascii="Arial" w:hAnsi="Arial" w:cs="Arial"/>
        </w:rPr>
        <w:t>)</w:t>
      </w:r>
      <w:r w:rsidR="000D3788">
        <w:rPr>
          <w:rFonts w:ascii="Arial" w:hAnsi="Arial" w:cs="Arial"/>
        </w:rPr>
        <w:t>)</w:t>
      </w:r>
      <w:r>
        <w:rPr>
          <w:rFonts w:ascii="Arial" w:hAnsi="Arial" w:cs="Arial"/>
        </w:rPr>
        <w:t xml:space="preserve">. </w:t>
      </w:r>
      <w:r w:rsidR="007D264D">
        <w:rPr>
          <w:rFonts w:ascii="Arial" w:hAnsi="Arial" w:cs="Arial"/>
        </w:rPr>
        <w:t>Both control groups (</w:t>
      </w:r>
      <w:proofErr w:type="spellStart"/>
      <w:r w:rsidR="007D264D">
        <w:rPr>
          <w:rFonts w:ascii="Arial" w:hAnsi="Arial" w:cs="Arial"/>
        </w:rPr>
        <w:t>iMNTB</w:t>
      </w:r>
      <w:proofErr w:type="spellEnd"/>
      <w:r w:rsidR="007D264D">
        <w:rPr>
          <w:rFonts w:ascii="Arial" w:hAnsi="Arial" w:cs="Arial"/>
        </w:rPr>
        <w:t xml:space="preserve"> of injected animals and non-injected animals) showed no difference across metric</w:t>
      </w:r>
      <w:r w:rsidR="006B7E58">
        <w:rPr>
          <w:rFonts w:ascii="Arial" w:hAnsi="Arial" w:cs="Arial"/>
        </w:rPr>
        <w:t>s</w:t>
      </w:r>
      <w:r w:rsidR="007D264D">
        <w:rPr>
          <w:rFonts w:ascii="Arial" w:hAnsi="Arial" w:cs="Arial"/>
        </w:rPr>
        <w:t xml:space="preserve"> and age, </w:t>
      </w:r>
      <w:proofErr w:type="gramStart"/>
      <w:r w:rsidR="00C96541">
        <w:rPr>
          <w:rFonts w:ascii="Arial" w:hAnsi="Arial" w:cs="Arial"/>
        </w:rPr>
        <w:t>with the exception of</w:t>
      </w:r>
      <w:proofErr w:type="gramEnd"/>
      <w:r w:rsidR="00C96541">
        <w:rPr>
          <w:rFonts w:ascii="Arial" w:hAnsi="Arial" w:cs="Arial"/>
        </w:rPr>
        <w:t xml:space="preserve"> the </w:t>
      </w:r>
      <w:r w:rsidR="006B7E58">
        <w:rPr>
          <w:rFonts w:ascii="Arial" w:hAnsi="Arial" w:cs="Arial"/>
        </w:rPr>
        <w:t xml:space="preserve">frequency and </w:t>
      </w:r>
      <w:r w:rsidR="00C96541">
        <w:rPr>
          <w:rFonts w:ascii="Arial" w:hAnsi="Arial" w:cs="Arial"/>
        </w:rPr>
        <w:lastRenderedPageBreak/>
        <w:t xml:space="preserve">rise time at P9 (Fig. </w:t>
      </w:r>
      <w:r w:rsidR="000D7145">
        <w:rPr>
          <w:rFonts w:ascii="Arial" w:hAnsi="Arial" w:cs="Arial"/>
        </w:rPr>
        <w:t>2</w:t>
      </w:r>
      <w:r w:rsidR="006B7E58">
        <w:rPr>
          <w:rFonts w:ascii="Arial" w:hAnsi="Arial" w:cs="Arial"/>
        </w:rPr>
        <w:t>B</w:t>
      </w:r>
      <w:r w:rsidR="00367DBC">
        <w:rPr>
          <w:rFonts w:ascii="Arial" w:hAnsi="Arial" w:cs="Arial"/>
        </w:rPr>
        <w:t xml:space="preserve">, </w:t>
      </w:r>
      <w:r w:rsidR="006B7E58">
        <w:rPr>
          <w:rFonts w:ascii="Arial" w:hAnsi="Arial" w:cs="Arial"/>
        </w:rPr>
        <w:t>D</w:t>
      </w:r>
      <w:r w:rsidR="00C96541">
        <w:rPr>
          <w:rFonts w:ascii="Arial" w:hAnsi="Arial" w:cs="Arial"/>
        </w:rPr>
        <w:t xml:space="preserve">), confirming the utility of </w:t>
      </w:r>
      <w:r w:rsidR="00367DBC">
        <w:rPr>
          <w:rFonts w:ascii="Arial" w:hAnsi="Arial" w:cs="Arial"/>
        </w:rPr>
        <w:t xml:space="preserve">our </w:t>
      </w:r>
      <w:r w:rsidR="00C96541">
        <w:rPr>
          <w:rFonts w:ascii="Arial" w:hAnsi="Arial" w:cs="Arial"/>
        </w:rPr>
        <w:t>unilateral viral injection</w:t>
      </w:r>
      <w:r w:rsidR="00367DBC">
        <w:rPr>
          <w:rFonts w:ascii="Arial" w:hAnsi="Arial" w:cs="Arial"/>
        </w:rPr>
        <w:t xml:space="preserve"> approach</w:t>
      </w:r>
      <w:r w:rsidR="00935433">
        <w:rPr>
          <w:rFonts w:ascii="Arial" w:hAnsi="Arial" w:cs="Arial"/>
        </w:rPr>
        <w:t xml:space="preserve"> with an in-slice control</w:t>
      </w:r>
      <w:r w:rsidR="00367DBC">
        <w:rPr>
          <w:rFonts w:ascii="Arial" w:hAnsi="Arial" w:cs="Arial"/>
        </w:rPr>
        <w:t xml:space="preserve"> (Fig. 1A-C)</w:t>
      </w:r>
      <w:r w:rsidR="00C96541">
        <w:rPr>
          <w:rFonts w:ascii="Arial" w:hAnsi="Arial" w:cs="Arial"/>
        </w:rPr>
        <w:t>. Overall, viral vector mediated</w:t>
      </w:r>
      <w:r w:rsidR="00C96541">
        <w:rPr>
          <w:rFonts w:ascii="Arial" w:hAnsi="Arial" w:cs="Arial"/>
          <w:i/>
          <w:iCs/>
        </w:rPr>
        <w:t xml:space="preserve"> </w:t>
      </w:r>
      <w:r w:rsidR="00C96541">
        <w:rPr>
          <w:rFonts w:ascii="Arial" w:hAnsi="Arial" w:cs="Arial"/>
        </w:rPr>
        <w:t>TeNT expression significantly reduced the frequency of spontaneous vesicle release during the critical growth period of the CH (</w:t>
      </w:r>
      <w:r w:rsidR="00C96541">
        <w:rPr>
          <w:rFonts w:ascii="Arial" w:hAnsi="Arial" w:cs="Arial"/>
          <w:bCs/>
        </w:rPr>
        <w:t xml:space="preserve">Hoffpauir et al., 2010; Holcomb et al., 2013; </w:t>
      </w:r>
      <w:r w:rsidR="00C96541" w:rsidRPr="00017BCB">
        <w:rPr>
          <w:rFonts w:ascii="Arial" w:hAnsi="Arial" w:cs="Arial"/>
        </w:rPr>
        <w:t>Rodriguez-Contreras et al., 2008</w:t>
      </w:r>
      <w:r w:rsidR="00C96541">
        <w:rPr>
          <w:rFonts w:ascii="Arial" w:hAnsi="Arial" w:cs="Arial"/>
        </w:rPr>
        <w:t xml:space="preserve">). </w:t>
      </w:r>
    </w:p>
    <w:p w14:paraId="4E446879" w14:textId="117616C8" w:rsidR="000D08E7" w:rsidRDefault="000D08E7" w:rsidP="00864A0A">
      <w:pPr>
        <w:spacing w:after="0" w:line="480" w:lineRule="auto"/>
        <w:jc w:val="both"/>
        <w:rPr>
          <w:rFonts w:ascii="Arial" w:hAnsi="Arial" w:cs="Arial"/>
          <w:b/>
          <w:bCs/>
          <w:u w:val="single"/>
        </w:rPr>
      </w:pPr>
    </w:p>
    <w:p w14:paraId="5B90A660" w14:textId="64E8B3BE" w:rsidR="00EB72D2" w:rsidRPr="006B7E58" w:rsidRDefault="007C60E3" w:rsidP="00864A0A">
      <w:pPr>
        <w:spacing w:after="0" w:line="480" w:lineRule="auto"/>
        <w:jc w:val="both"/>
        <w:rPr>
          <w:rFonts w:ascii="Arial" w:hAnsi="Arial" w:cs="Arial"/>
          <w:b/>
          <w:bCs/>
        </w:rPr>
      </w:pPr>
      <w:r w:rsidRPr="006B7E58">
        <w:rPr>
          <w:rFonts w:ascii="Arial" w:hAnsi="Arial" w:cs="Arial"/>
          <w:b/>
          <w:bCs/>
          <w:u w:val="single"/>
        </w:rPr>
        <w:t>Maturation of MNTB Principal Neuron Physiological Properties</w:t>
      </w:r>
      <w:r w:rsidR="00301B78" w:rsidRPr="006B7E58">
        <w:rPr>
          <w:rFonts w:ascii="Arial" w:hAnsi="Arial" w:cs="Arial"/>
          <w:b/>
          <w:bCs/>
          <w:u w:val="single"/>
        </w:rPr>
        <w:t xml:space="preserve"> </w:t>
      </w:r>
      <w:r w:rsidR="0047271A">
        <w:rPr>
          <w:rFonts w:ascii="Arial" w:hAnsi="Arial" w:cs="Arial"/>
          <w:b/>
          <w:bCs/>
          <w:u w:val="single"/>
        </w:rPr>
        <w:t>is</w:t>
      </w:r>
      <w:r w:rsidR="00301B78" w:rsidRPr="006B7E58">
        <w:rPr>
          <w:rFonts w:ascii="Arial" w:hAnsi="Arial" w:cs="Arial"/>
          <w:b/>
          <w:bCs/>
          <w:u w:val="single"/>
        </w:rPr>
        <w:t xml:space="preserve"> Delayed Following </w:t>
      </w:r>
      <w:r w:rsidR="00301B78" w:rsidRPr="006B7E58">
        <w:rPr>
          <w:rFonts w:ascii="Arial" w:hAnsi="Arial" w:cs="Arial"/>
          <w:b/>
          <w:bCs/>
          <w:i/>
          <w:iCs/>
          <w:u w:val="single"/>
        </w:rPr>
        <w:t xml:space="preserve">In Vivo </w:t>
      </w:r>
      <w:r w:rsidR="00301B78" w:rsidRPr="006B7E58">
        <w:rPr>
          <w:rFonts w:ascii="Arial" w:hAnsi="Arial" w:cs="Arial"/>
          <w:b/>
          <w:bCs/>
          <w:u w:val="single"/>
        </w:rPr>
        <w:t xml:space="preserve">Silencing </w:t>
      </w:r>
      <w:r w:rsidR="0047271A">
        <w:rPr>
          <w:rFonts w:ascii="Arial" w:hAnsi="Arial" w:cs="Arial"/>
          <w:b/>
          <w:bCs/>
          <w:u w:val="single"/>
        </w:rPr>
        <w:t>of Neurotransmission</w:t>
      </w:r>
      <w:r w:rsidR="00655251">
        <w:rPr>
          <w:rFonts w:ascii="Arial" w:hAnsi="Arial" w:cs="Arial"/>
          <w:b/>
          <w:bCs/>
          <w:u w:val="single"/>
        </w:rPr>
        <w:t xml:space="preserve"> at the calyx of Held</w:t>
      </w:r>
    </w:p>
    <w:p w14:paraId="09E14B77" w14:textId="6032E6B7" w:rsidR="00EB72D2" w:rsidRDefault="00CD6FFD" w:rsidP="00864A0A">
      <w:pPr>
        <w:spacing w:after="0" w:line="480" w:lineRule="auto"/>
        <w:jc w:val="both"/>
        <w:rPr>
          <w:rFonts w:ascii="Arial" w:hAnsi="Arial" w:cs="Arial"/>
        </w:rPr>
      </w:pPr>
      <w:r>
        <w:rPr>
          <w:rFonts w:ascii="Arial" w:hAnsi="Arial" w:cs="Arial"/>
        </w:rPr>
        <w:t>PNs in general become less excitable between P0 and P6 as input resistance declines from ~1</w:t>
      </w:r>
      <w:r w:rsidR="00930E8E">
        <w:rPr>
          <w:rFonts w:ascii="Arial" w:hAnsi="Arial" w:cs="Arial"/>
        </w:rPr>
        <w:t xml:space="preserve"> </w:t>
      </w:r>
      <w:r>
        <w:rPr>
          <w:rFonts w:ascii="Arial" w:hAnsi="Arial" w:cs="Arial"/>
        </w:rPr>
        <w:t>GΩ to ~2</w:t>
      </w:r>
      <w:r w:rsidR="00930E8E">
        <w:rPr>
          <w:rFonts w:ascii="Arial" w:hAnsi="Arial" w:cs="Arial"/>
        </w:rPr>
        <w:t>5</w:t>
      </w:r>
      <w:r>
        <w:rPr>
          <w:rFonts w:ascii="Arial" w:hAnsi="Arial" w:cs="Arial"/>
        </w:rPr>
        <w:t>0</w:t>
      </w:r>
      <w:r w:rsidR="00930E8E">
        <w:rPr>
          <w:rFonts w:ascii="Arial" w:hAnsi="Arial" w:cs="Arial"/>
        </w:rPr>
        <w:t xml:space="preserve"> </w:t>
      </w:r>
      <w:r>
        <w:rPr>
          <w:rFonts w:ascii="Arial" w:hAnsi="Arial" w:cs="Arial"/>
        </w:rPr>
        <w:t>MΩ</w:t>
      </w:r>
      <w:r w:rsidR="00602183">
        <w:rPr>
          <w:rFonts w:ascii="Arial" w:hAnsi="Arial" w:cs="Arial"/>
        </w:rPr>
        <w:t xml:space="preserve"> (Hoffpauir et al., 2010; Rusu &amp; Borst, 2011; </w:t>
      </w:r>
      <w:proofErr w:type="spellStart"/>
      <w:r w:rsidR="00602183">
        <w:rPr>
          <w:rFonts w:ascii="Arial" w:hAnsi="Arial" w:cs="Arial"/>
        </w:rPr>
        <w:t>Sierksma</w:t>
      </w:r>
      <w:proofErr w:type="spellEnd"/>
      <w:r w:rsidR="00602183">
        <w:rPr>
          <w:rFonts w:ascii="Arial" w:hAnsi="Arial" w:cs="Arial"/>
        </w:rPr>
        <w:t xml:space="preserve"> et al., 2017)</w:t>
      </w:r>
      <w:r>
        <w:rPr>
          <w:rFonts w:ascii="Arial" w:hAnsi="Arial" w:cs="Arial"/>
        </w:rPr>
        <w:t xml:space="preserve">, action potential threshold current </w:t>
      </w:r>
      <w:r w:rsidR="00161F28">
        <w:rPr>
          <w:rFonts w:ascii="Arial" w:hAnsi="Arial" w:cs="Arial"/>
        </w:rPr>
        <w:t>increases</w:t>
      </w:r>
      <w:r>
        <w:rPr>
          <w:rFonts w:ascii="Arial" w:hAnsi="Arial" w:cs="Arial"/>
        </w:rPr>
        <w:t xml:space="preserve"> from </w:t>
      </w:r>
      <w:r w:rsidR="00161F28">
        <w:rPr>
          <w:rFonts w:ascii="Arial" w:hAnsi="Arial" w:cs="Arial"/>
        </w:rPr>
        <w:t xml:space="preserve">~50 </w:t>
      </w:r>
      <w:proofErr w:type="spellStart"/>
      <w:r w:rsidR="00161F28">
        <w:rPr>
          <w:rFonts w:ascii="Arial" w:hAnsi="Arial" w:cs="Arial"/>
        </w:rPr>
        <w:t>pA</w:t>
      </w:r>
      <w:proofErr w:type="spellEnd"/>
      <w:r>
        <w:rPr>
          <w:rFonts w:ascii="Arial" w:hAnsi="Arial" w:cs="Arial"/>
        </w:rPr>
        <w:t xml:space="preserve"> to </w:t>
      </w:r>
      <w:r w:rsidR="00161F28">
        <w:rPr>
          <w:rFonts w:ascii="Arial" w:hAnsi="Arial" w:cs="Arial"/>
        </w:rPr>
        <w:t>&gt;</w:t>
      </w:r>
      <w:r w:rsidR="00F801B6">
        <w:rPr>
          <w:rFonts w:ascii="Arial" w:hAnsi="Arial" w:cs="Arial"/>
        </w:rPr>
        <w:t>20</w:t>
      </w:r>
      <w:r w:rsidR="00161F28">
        <w:rPr>
          <w:rFonts w:ascii="Arial" w:hAnsi="Arial" w:cs="Arial"/>
        </w:rPr>
        <w:t xml:space="preserve">0 </w:t>
      </w:r>
      <w:proofErr w:type="spellStart"/>
      <w:r w:rsidR="00161F28">
        <w:rPr>
          <w:rFonts w:ascii="Arial" w:hAnsi="Arial" w:cs="Arial"/>
        </w:rPr>
        <w:t>pA</w:t>
      </w:r>
      <w:proofErr w:type="spellEnd"/>
      <w:r>
        <w:rPr>
          <w:rFonts w:ascii="Arial" w:hAnsi="Arial" w:cs="Arial"/>
        </w:rPr>
        <w:t xml:space="preserve">, and </w:t>
      </w:r>
      <w:r w:rsidR="007D3C6A">
        <w:rPr>
          <w:rFonts w:ascii="Arial" w:hAnsi="Arial" w:cs="Arial"/>
        </w:rPr>
        <w:t xml:space="preserve">the </w:t>
      </w:r>
      <w:r>
        <w:rPr>
          <w:rFonts w:ascii="Arial" w:hAnsi="Arial" w:cs="Arial"/>
        </w:rPr>
        <w:t xml:space="preserve">resting membrane potential </w:t>
      </w:r>
      <w:r w:rsidR="006C2A34">
        <w:rPr>
          <w:rFonts w:ascii="Arial" w:hAnsi="Arial" w:cs="Arial"/>
        </w:rPr>
        <w:t xml:space="preserve">(RMP) </w:t>
      </w:r>
      <w:r>
        <w:rPr>
          <w:rFonts w:ascii="Arial" w:hAnsi="Arial" w:cs="Arial"/>
        </w:rPr>
        <w:t>hyperpolarizes from -6</w:t>
      </w:r>
      <w:r w:rsidR="00F7168E">
        <w:rPr>
          <w:rFonts w:ascii="Arial" w:hAnsi="Arial" w:cs="Arial"/>
        </w:rPr>
        <w:t>4</w:t>
      </w:r>
      <w:r>
        <w:rPr>
          <w:rFonts w:ascii="Arial" w:hAnsi="Arial" w:cs="Arial"/>
        </w:rPr>
        <w:t xml:space="preserve"> to </w:t>
      </w:r>
      <w:r w:rsidR="00F7168E">
        <w:rPr>
          <w:rFonts w:ascii="Arial" w:hAnsi="Arial" w:cs="Arial"/>
        </w:rPr>
        <w:t>-</w:t>
      </w:r>
      <w:r>
        <w:rPr>
          <w:rFonts w:ascii="Arial" w:hAnsi="Arial" w:cs="Arial"/>
        </w:rPr>
        <w:t>7</w:t>
      </w:r>
      <w:r w:rsidR="00F7168E">
        <w:rPr>
          <w:rFonts w:ascii="Arial" w:hAnsi="Arial" w:cs="Arial"/>
        </w:rPr>
        <w:t>2</w:t>
      </w:r>
      <w:r>
        <w:rPr>
          <w:rFonts w:ascii="Arial" w:hAnsi="Arial" w:cs="Arial"/>
        </w:rPr>
        <w:t xml:space="preserve"> mV. </w:t>
      </w:r>
      <w:r w:rsidR="007D3C6A">
        <w:rPr>
          <w:rFonts w:ascii="Arial" w:hAnsi="Arial" w:cs="Arial"/>
        </w:rPr>
        <w:t>W</w:t>
      </w:r>
      <w:r>
        <w:rPr>
          <w:rFonts w:ascii="Arial" w:hAnsi="Arial" w:cs="Arial"/>
        </w:rPr>
        <w:t xml:space="preserve">e performed whole-cell current-clamp recordings from PNs in the </w:t>
      </w:r>
      <w:proofErr w:type="spellStart"/>
      <w:r>
        <w:rPr>
          <w:rFonts w:ascii="Arial" w:hAnsi="Arial" w:cs="Arial"/>
        </w:rPr>
        <w:t>iMNTB</w:t>
      </w:r>
      <w:proofErr w:type="spellEnd"/>
      <w:r>
        <w:rPr>
          <w:rFonts w:ascii="Arial" w:hAnsi="Arial" w:cs="Arial"/>
        </w:rPr>
        <w:t xml:space="preserve"> (control) and </w:t>
      </w:r>
      <w:proofErr w:type="spellStart"/>
      <w:r>
        <w:rPr>
          <w:rFonts w:ascii="Arial" w:hAnsi="Arial" w:cs="Arial"/>
        </w:rPr>
        <w:t>cMNTB</w:t>
      </w:r>
      <w:proofErr w:type="spellEnd"/>
      <w:r>
        <w:rPr>
          <w:rFonts w:ascii="Arial" w:hAnsi="Arial" w:cs="Arial"/>
        </w:rPr>
        <w:t xml:space="preserve"> (transduced CHs) following viral vector injections t</w:t>
      </w:r>
      <w:r w:rsidR="00EB72D2">
        <w:rPr>
          <w:rFonts w:ascii="Arial" w:hAnsi="Arial" w:cs="Arial"/>
        </w:rPr>
        <w:t>o investigate the role of spontaneous activity</w:t>
      </w:r>
      <w:r w:rsidR="00942D0A">
        <w:rPr>
          <w:rFonts w:ascii="Arial" w:hAnsi="Arial" w:cs="Arial"/>
        </w:rPr>
        <w:t xml:space="preserve"> (SA</w:t>
      </w:r>
      <w:r w:rsidR="00751218">
        <w:rPr>
          <w:rFonts w:ascii="Arial" w:hAnsi="Arial" w:cs="Arial"/>
        </w:rPr>
        <w:t>)</w:t>
      </w:r>
      <w:r w:rsidR="00942D0A">
        <w:rPr>
          <w:rFonts w:ascii="Arial" w:hAnsi="Arial" w:cs="Arial"/>
        </w:rPr>
        <w:t xml:space="preserve"> </w:t>
      </w:r>
      <w:r w:rsidR="00EB72D2">
        <w:rPr>
          <w:rFonts w:ascii="Arial" w:hAnsi="Arial" w:cs="Arial"/>
        </w:rPr>
        <w:t>in the</w:t>
      </w:r>
      <w:r>
        <w:rPr>
          <w:rFonts w:ascii="Arial" w:hAnsi="Arial" w:cs="Arial"/>
        </w:rPr>
        <w:t>se</w:t>
      </w:r>
      <w:r w:rsidR="00EB72D2">
        <w:rPr>
          <w:rFonts w:ascii="Arial" w:hAnsi="Arial" w:cs="Arial"/>
        </w:rPr>
        <w:t xml:space="preserve"> </w:t>
      </w:r>
      <w:r>
        <w:rPr>
          <w:rFonts w:ascii="Arial" w:hAnsi="Arial" w:cs="Arial"/>
        </w:rPr>
        <w:t>maturational profiles</w:t>
      </w:r>
      <w:r w:rsidR="000F09C6">
        <w:rPr>
          <w:rFonts w:ascii="Arial" w:hAnsi="Arial" w:cs="Arial"/>
        </w:rPr>
        <w:t xml:space="preserve"> (Fig. 3A)</w:t>
      </w:r>
      <w:r w:rsidR="00EB72D2">
        <w:rPr>
          <w:rFonts w:ascii="Arial" w:hAnsi="Arial" w:cs="Arial"/>
        </w:rPr>
        <w:t>.</w:t>
      </w:r>
      <w:r w:rsidR="009F4CA4">
        <w:rPr>
          <w:rFonts w:ascii="Arial" w:hAnsi="Arial" w:cs="Arial"/>
        </w:rPr>
        <w:t xml:space="preserve"> </w:t>
      </w:r>
      <w:r>
        <w:rPr>
          <w:rFonts w:ascii="Arial" w:hAnsi="Arial" w:cs="Arial"/>
        </w:rPr>
        <w:t xml:space="preserve">Recordings were made from animals </w:t>
      </w:r>
      <w:r w:rsidR="007F0838">
        <w:rPr>
          <w:rFonts w:ascii="Arial" w:hAnsi="Arial" w:cs="Arial"/>
        </w:rPr>
        <w:t>after the growth phase of the CH (</w:t>
      </w:r>
      <w:r>
        <w:rPr>
          <w:rFonts w:ascii="Arial" w:hAnsi="Arial" w:cs="Arial"/>
        </w:rPr>
        <w:t>P4</w:t>
      </w:r>
      <w:r w:rsidR="007F0838">
        <w:rPr>
          <w:rFonts w:ascii="Arial" w:hAnsi="Arial" w:cs="Arial"/>
        </w:rPr>
        <w:t xml:space="preserve">), </w:t>
      </w:r>
      <w:r w:rsidR="007F0838" w:rsidRPr="007F0838">
        <w:rPr>
          <w:rFonts w:ascii="Arial" w:hAnsi="Arial" w:cs="Arial"/>
        </w:rPr>
        <w:t>after most PNs are mono-innervated (</w:t>
      </w:r>
      <w:r w:rsidR="007F0838">
        <w:rPr>
          <w:rFonts w:ascii="Arial" w:hAnsi="Arial" w:cs="Arial"/>
        </w:rPr>
        <w:t>≈</w:t>
      </w:r>
      <w:r w:rsidR="007F0838" w:rsidRPr="007F0838">
        <w:rPr>
          <w:rFonts w:ascii="Arial" w:hAnsi="Arial" w:cs="Arial"/>
        </w:rPr>
        <w:t>75% at P6), and bracketing the onset of hearing (P9 and P14</w:t>
      </w:r>
      <w:r w:rsidR="007F0838">
        <w:rPr>
          <w:rFonts w:ascii="Arial" w:hAnsi="Arial" w:cs="Arial"/>
        </w:rPr>
        <w:t>) (</w:t>
      </w:r>
      <w:r w:rsidR="007F0838" w:rsidRPr="007F0838">
        <w:rPr>
          <w:rFonts w:ascii="Arial" w:hAnsi="Arial" w:cs="Arial"/>
        </w:rPr>
        <w:t>Holcomb et al., 2013</w:t>
      </w:r>
      <w:r w:rsidR="007F0838">
        <w:rPr>
          <w:rFonts w:ascii="Arial" w:hAnsi="Arial" w:cs="Arial"/>
        </w:rPr>
        <w:t>;</w:t>
      </w:r>
      <w:r w:rsidR="007F0838" w:rsidRPr="007F0838">
        <w:rPr>
          <w:rFonts w:ascii="Arial" w:hAnsi="Arial" w:cs="Arial"/>
        </w:rPr>
        <w:t xml:space="preserve"> Mikaelian et al., 1965</w:t>
      </w:r>
      <w:r w:rsidR="007F0838">
        <w:rPr>
          <w:rFonts w:ascii="Arial" w:hAnsi="Arial" w:cs="Arial"/>
        </w:rPr>
        <w:t xml:space="preserve">; </w:t>
      </w:r>
      <w:r w:rsidR="007F0838" w:rsidRPr="007F0838">
        <w:rPr>
          <w:rFonts w:ascii="Arial" w:hAnsi="Arial" w:cs="Arial"/>
        </w:rPr>
        <w:t>Rodriguez-Contreras et al., 2008)</w:t>
      </w:r>
      <w:r w:rsidR="00E17C38">
        <w:rPr>
          <w:rFonts w:ascii="Arial" w:hAnsi="Arial" w:cs="Arial"/>
        </w:rPr>
        <w:t>.</w:t>
      </w:r>
      <w:r>
        <w:rPr>
          <w:rFonts w:ascii="Arial" w:hAnsi="Arial" w:cs="Arial"/>
        </w:rPr>
        <w:t xml:space="preserve"> </w:t>
      </w:r>
      <w:r w:rsidR="007F0838">
        <w:rPr>
          <w:rFonts w:ascii="Arial" w:hAnsi="Arial" w:cs="Arial"/>
        </w:rPr>
        <w:t xml:space="preserve">Following TeNT expression, </w:t>
      </w:r>
      <w:proofErr w:type="spellStart"/>
      <w:r w:rsidR="003668C6">
        <w:rPr>
          <w:rFonts w:ascii="Arial" w:hAnsi="Arial" w:cs="Arial"/>
        </w:rPr>
        <w:t>cMNTB</w:t>
      </w:r>
      <w:proofErr w:type="spellEnd"/>
      <w:r w:rsidR="003668C6">
        <w:rPr>
          <w:rFonts w:ascii="Arial" w:hAnsi="Arial" w:cs="Arial"/>
        </w:rPr>
        <w:t xml:space="preserve"> PNs displayed </w:t>
      </w:r>
      <w:r w:rsidR="00E17C38">
        <w:rPr>
          <w:rFonts w:ascii="Arial" w:hAnsi="Arial" w:cs="Arial"/>
        </w:rPr>
        <w:t>larger input resistance</w:t>
      </w:r>
      <w:r w:rsidR="000F09C6">
        <w:rPr>
          <w:rFonts w:ascii="Arial" w:hAnsi="Arial" w:cs="Arial"/>
        </w:rPr>
        <w:t xml:space="preserve"> at P4</w:t>
      </w:r>
      <w:r w:rsidR="00E17C38">
        <w:rPr>
          <w:rFonts w:ascii="Arial" w:hAnsi="Arial" w:cs="Arial"/>
        </w:rPr>
        <w:t xml:space="preserve">, </w:t>
      </w:r>
      <w:r w:rsidR="00392FF8">
        <w:rPr>
          <w:rFonts w:ascii="Arial" w:hAnsi="Arial" w:cs="Arial"/>
        </w:rPr>
        <w:t xml:space="preserve">more </w:t>
      </w:r>
      <w:r w:rsidR="00351F2E">
        <w:rPr>
          <w:rFonts w:ascii="Arial" w:hAnsi="Arial" w:cs="Arial"/>
        </w:rPr>
        <w:t>consistent with values at P2 (Hoffpauir et al. 2010</w:t>
      </w:r>
      <w:r w:rsidR="007F0838">
        <w:rPr>
          <w:rFonts w:ascii="Arial" w:hAnsi="Arial" w:cs="Arial"/>
        </w:rPr>
        <w:t>; Rusu &amp; Borst, 2011</w:t>
      </w:r>
      <w:proofErr w:type="gramStart"/>
      <w:r w:rsidR="00351F2E">
        <w:rPr>
          <w:rFonts w:ascii="Arial" w:hAnsi="Arial" w:cs="Arial"/>
        </w:rPr>
        <w:t xml:space="preserve">), </w:t>
      </w:r>
      <w:r w:rsidR="000F09C6">
        <w:rPr>
          <w:rFonts w:ascii="Arial" w:hAnsi="Arial" w:cs="Arial"/>
        </w:rPr>
        <w:t>and</w:t>
      </w:r>
      <w:proofErr w:type="gramEnd"/>
      <w:r w:rsidR="000F09C6">
        <w:rPr>
          <w:rFonts w:ascii="Arial" w:hAnsi="Arial" w:cs="Arial"/>
        </w:rPr>
        <w:t xml:space="preserve"> did not become </w:t>
      </w:r>
      <w:proofErr w:type="gramStart"/>
      <w:r w:rsidR="000F09C6">
        <w:rPr>
          <w:rFonts w:ascii="Arial" w:hAnsi="Arial" w:cs="Arial"/>
        </w:rPr>
        <w:t>similar to</w:t>
      </w:r>
      <w:proofErr w:type="gramEnd"/>
      <w:r w:rsidR="000F09C6">
        <w:rPr>
          <w:rFonts w:ascii="Arial" w:hAnsi="Arial" w:cs="Arial"/>
        </w:rPr>
        <w:t xml:space="preserve"> </w:t>
      </w:r>
      <w:proofErr w:type="spellStart"/>
      <w:r w:rsidR="000F09C6">
        <w:rPr>
          <w:rFonts w:ascii="Arial" w:hAnsi="Arial" w:cs="Arial"/>
        </w:rPr>
        <w:t>iMNTB</w:t>
      </w:r>
      <w:proofErr w:type="spellEnd"/>
      <w:r w:rsidR="000F09C6">
        <w:rPr>
          <w:rFonts w:ascii="Arial" w:hAnsi="Arial" w:cs="Arial"/>
        </w:rPr>
        <w:t xml:space="preserve"> PNs until P9</w:t>
      </w:r>
      <w:r w:rsidR="000A5255">
        <w:rPr>
          <w:rFonts w:ascii="Arial" w:hAnsi="Arial" w:cs="Arial"/>
        </w:rPr>
        <w:t>,</w:t>
      </w:r>
      <w:r w:rsidR="000F09C6">
        <w:rPr>
          <w:rFonts w:ascii="Arial" w:hAnsi="Arial" w:cs="Arial"/>
        </w:rPr>
        <w:t xml:space="preserve"> </w:t>
      </w:r>
      <w:r w:rsidR="00E17C38">
        <w:rPr>
          <w:rFonts w:ascii="Arial" w:hAnsi="Arial" w:cs="Arial"/>
        </w:rPr>
        <w:t xml:space="preserve">although values at P9 and P14 were larger on average but not statistically </w:t>
      </w:r>
      <w:r w:rsidR="000F09C6">
        <w:rPr>
          <w:rFonts w:ascii="Arial" w:hAnsi="Arial" w:cs="Arial"/>
        </w:rPr>
        <w:t>different</w:t>
      </w:r>
      <w:r w:rsidR="00E17C38">
        <w:rPr>
          <w:rFonts w:ascii="Arial" w:hAnsi="Arial" w:cs="Arial"/>
        </w:rPr>
        <w:t xml:space="preserve"> (Fig. 3</w:t>
      </w:r>
      <w:r w:rsidR="000F767E">
        <w:rPr>
          <w:rFonts w:ascii="Arial" w:hAnsi="Arial" w:cs="Arial"/>
        </w:rPr>
        <w:t xml:space="preserve">A, </w:t>
      </w:r>
      <w:r w:rsidR="00715B4E">
        <w:rPr>
          <w:rFonts w:ascii="Arial" w:hAnsi="Arial" w:cs="Arial"/>
        </w:rPr>
        <w:t>B</w:t>
      </w:r>
      <w:r w:rsidR="00E17C38">
        <w:rPr>
          <w:rFonts w:ascii="Arial" w:hAnsi="Arial" w:cs="Arial"/>
        </w:rPr>
        <w:t xml:space="preserve">). </w:t>
      </w:r>
      <w:r w:rsidR="000A351D">
        <w:rPr>
          <w:rFonts w:ascii="Arial" w:hAnsi="Arial" w:cs="Arial"/>
        </w:rPr>
        <w:t xml:space="preserve">Membrane time constant </w:t>
      </w:r>
      <w:r w:rsidR="006C2A34">
        <w:rPr>
          <w:rFonts w:ascii="Arial" w:hAnsi="Arial" w:cs="Arial"/>
        </w:rPr>
        <w:t xml:space="preserve">in </w:t>
      </w:r>
      <w:proofErr w:type="spellStart"/>
      <w:r w:rsidR="006C2A34">
        <w:rPr>
          <w:rFonts w:ascii="Arial" w:hAnsi="Arial" w:cs="Arial"/>
        </w:rPr>
        <w:t>cMNTB</w:t>
      </w:r>
      <w:proofErr w:type="spellEnd"/>
      <w:r w:rsidR="006C2A34">
        <w:rPr>
          <w:rFonts w:ascii="Arial" w:hAnsi="Arial" w:cs="Arial"/>
        </w:rPr>
        <w:t xml:space="preserve"> PNs </w:t>
      </w:r>
      <w:r w:rsidR="000A351D">
        <w:rPr>
          <w:rFonts w:ascii="Arial" w:hAnsi="Arial" w:cs="Arial"/>
        </w:rPr>
        <w:t>followed a similar</w:t>
      </w:r>
      <w:r w:rsidR="00D95346">
        <w:rPr>
          <w:rFonts w:ascii="Arial" w:hAnsi="Arial" w:cs="Arial"/>
        </w:rPr>
        <w:t xml:space="preserve"> developmental</w:t>
      </w:r>
      <w:r w:rsidR="000A351D">
        <w:rPr>
          <w:rFonts w:ascii="Arial" w:hAnsi="Arial" w:cs="Arial"/>
        </w:rPr>
        <w:t xml:space="preserve"> </w:t>
      </w:r>
      <w:proofErr w:type="gramStart"/>
      <w:r w:rsidR="000A351D">
        <w:rPr>
          <w:rFonts w:ascii="Arial" w:hAnsi="Arial" w:cs="Arial"/>
        </w:rPr>
        <w:t>trajectory, but</w:t>
      </w:r>
      <w:proofErr w:type="gramEnd"/>
      <w:r w:rsidR="000A351D">
        <w:rPr>
          <w:rFonts w:ascii="Arial" w:hAnsi="Arial" w:cs="Arial"/>
        </w:rPr>
        <w:t xml:space="preserve"> remained significantly </w:t>
      </w:r>
      <w:r w:rsidR="00715B4E">
        <w:rPr>
          <w:rFonts w:ascii="Arial" w:hAnsi="Arial" w:cs="Arial"/>
        </w:rPr>
        <w:t xml:space="preserve">larger </w:t>
      </w:r>
      <w:r w:rsidR="000A351D">
        <w:rPr>
          <w:rFonts w:ascii="Arial" w:hAnsi="Arial" w:cs="Arial"/>
        </w:rPr>
        <w:t>at P9 and P14</w:t>
      </w:r>
      <w:r w:rsidR="000A5255">
        <w:rPr>
          <w:rFonts w:ascii="Arial" w:hAnsi="Arial" w:cs="Arial"/>
        </w:rPr>
        <w:t xml:space="preserve"> (Fig. 3</w:t>
      </w:r>
      <w:r w:rsidR="00D95346">
        <w:rPr>
          <w:rFonts w:ascii="Arial" w:hAnsi="Arial" w:cs="Arial"/>
        </w:rPr>
        <w:t xml:space="preserve">A, </w:t>
      </w:r>
      <w:r w:rsidR="001D004F">
        <w:rPr>
          <w:rFonts w:ascii="Arial" w:hAnsi="Arial" w:cs="Arial"/>
        </w:rPr>
        <w:t>B</w:t>
      </w:r>
      <w:r w:rsidR="000A5255">
        <w:rPr>
          <w:rFonts w:ascii="Arial" w:hAnsi="Arial" w:cs="Arial"/>
        </w:rPr>
        <w:t>)</w:t>
      </w:r>
      <w:r w:rsidR="000A351D">
        <w:rPr>
          <w:rFonts w:ascii="Arial" w:hAnsi="Arial" w:cs="Arial"/>
        </w:rPr>
        <w:t xml:space="preserve">. RMP </w:t>
      </w:r>
      <w:r w:rsidR="000A5255">
        <w:rPr>
          <w:rFonts w:ascii="Arial" w:hAnsi="Arial" w:cs="Arial"/>
        </w:rPr>
        <w:t>remained</w:t>
      </w:r>
      <w:r w:rsidR="000A351D">
        <w:rPr>
          <w:rFonts w:ascii="Arial" w:hAnsi="Arial" w:cs="Arial"/>
        </w:rPr>
        <w:t xml:space="preserve"> on average larger across these ages, but due to large variance in these values was not consistently statistically significant</w:t>
      </w:r>
      <w:r w:rsidR="000A5255">
        <w:rPr>
          <w:rFonts w:ascii="Arial" w:hAnsi="Arial" w:cs="Arial"/>
        </w:rPr>
        <w:t xml:space="preserve"> (Fig. 3</w:t>
      </w:r>
      <w:r w:rsidR="007F0838">
        <w:rPr>
          <w:rFonts w:ascii="Arial" w:hAnsi="Arial" w:cs="Arial"/>
        </w:rPr>
        <w:t xml:space="preserve">A, </w:t>
      </w:r>
      <w:r w:rsidR="001D004F">
        <w:rPr>
          <w:rFonts w:ascii="Arial" w:hAnsi="Arial" w:cs="Arial"/>
        </w:rPr>
        <w:t>C</w:t>
      </w:r>
      <w:r w:rsidR="000A5255">
        <w:rPr>
          <w:rFonts w:ascii="Arial" w:hAnsi="Arial" w:cs="Arial"/>
        </w:rPr>
        <w:t>)</w:t>
      </w:r>
      <w:r w:rsidR="000A351D">
        <w:rPr>
          <w:rFonts w:ascii="Arial" w:hAnsi="Arial" w:cs="Arial"/>
        </w:rPr>
        <w:t xml:space="preserve">. </w:t>
      </w:r>
      <w:r w:rsidR="000A5255">
        <w:rPr>
          <w:rFonts w:ascii="Arial" w:hAnsi="Arial" w:cs="Arial"/>
        </w:rPr>
        <w:t xml:space="preserve">Overall, these data reveal a delayed developmental </w:t>
      </w:r>
      <w:r w:rsidR="000A5255">
        <w:rPr>
          <w:rFonts w:ascii="Arial" w:hAnsi="Arial" w:cs="Arial"/>
        </w:rPr>
        <w:lastRenderedPageBreak/>
        <w:t>trajectory that converges toward control values</w:t>
      </w:r>
      <w:r w:rsidR="001D004F">
        <w:rPr>
          <w:rFonts w:ascii="Arial" w:hAnsi="Arial" w:cs="Arial"/>
        </w:rPr>
        <w:t xml:space="preserve">, and consistent with previous reports (Hoffpauir et al., 2010; Rusu &amp; Borst, 2011; </w:t>
      </w:r>
      <w:proofErr w:type="spellStart"/>
      <w:r w:rsidR="001D004F">
        <w:rPr>
          <w:rFonts w:ascii="Arial" w:hAnsi="Arial" w:cs="Arial"/>
        </w:rPr>
        <w:t>Sierksma</w:t>
      </w:r>
      <w:proofErr w:type="spellEnd"/>
      <w:r w:rsidR="001D004F">
        <w:rPr>
          <w:rFonts w:ascii="Arial" w:hAnsi="Arial" w:cs="Arial"/>
        </w:rPr>
        <w:t xml:space="preserve"> et al., 2017),</w:t>
      </w:r>
      <w:r w:rsidR="000A5255">
        <w:rPr>
          <w:rFonts w:ascii="Arial" w:hAnsi="Arial" w:cs="Arial"/>
        </w:rPr>
        <w:t xml:space="preserve"> at P9 and P14. </w:t>
      </w:r>
      <w:r w:rsidR="00EB72D2" w:rsidRPr="001D004F">
        <w:rPr>
          <w:rFonts w:ascii="Arial" w:hAnsi="Arial" w:cs="Arial"/>
        </w:rPr>
        <w:t>During hyperpolarizing current injections MNTB PNs exhibit a prominent depolarizing sag due to the activation of hyperpolarization-activated cyclic-nucleotide-gated (HCN) channels (Banks et al.,1993; Koch et al., 2004).</w:t>
      </w:r>
      <w:r w:rsidR="00EB72D2">
        <w:rPr>
          <w:rFonts w:ascii="Arial" w:hAnsi="Arial" w:cs="Arial"/>
        </w:rPr>
        <w:t xml:space="preserve"> </w:t>
      </w:r>
      <w:r w:rsidR="00010B9A">
        <w:rPr>
          <w:rFonts w:ascii="Arial" w:hAnsi="Arial" w:cs="Arial"/>
        </w:rPr>
        <w:t>To</w:t>
      </w:r>
      <w:r w:rsidR="00F26BD1">
        <w:rPr>
          <w:rFonts w:ascii="Arial" w:hAnsi="Arial" w:cs="Arial"/>
        </w:rPr>
        <w:t xml:space="preserve"> standardize this metric</w:t>
      </w:r>
      <w:r w:rsidR="00010B9A">
        <w:rPr>
          <w:rFonts w:ascii="Arial" w:hAnsi="Arial" w:cs="Arial"/>
        </w:rPr>
        <w:t>,</w:t>
      </w:r>
      <w:r w:rsidR="001D004F">
        <w:rPr>
          <w:rFonts w:ascii="Arial" w:hAnsi="Arial" w:cs="Arial"/>
        </w:rPr>
        <w:t xml:space="preserve"> accounting for differences in input resistance,</w:t>
      </w:r>
      <w:r w:rsidR="00010B9A">
        <w:rPr>
          <w:rFonts w:ascii="Arial" w:hAnsi="Arial" w:cs="Arial"/>
        </w:rPr>
        <w:t xml:space="preserve"> </w:t>
      </w:r>
      <w:r w:rsidR="0047667A">
        <w:rPr>
          <w:rFonts w:ascii="Arial" w:hAnsi="Arial" w:cs="Arial"/>
        </w:rPr>
        <w:t>w</w:t>
      </w:r>
      <w:r w:rsidR="00010B9A">
        <w:rPr>
          <w:rFonts w:ascii="Arial" w:hAnsi="Arial" w:cs="Arial"/>
        </w:rPr>
        <w:t>e</w:t>
      </w:r>
      <w:r w:rsidR="00F26BD1">
        <w:rPr>
          <w:rFonts w:ascii="Arial" w:hAnsi="Arial" w:cs="Arial"/>
        </w:rPr>
        <w:t xml:space="preserve"> measur</w:t>
      </w:r>
      <w:r w:rsidR="00010B9A">
        <w:rPr>
          <w:rFonts w:ascii="Arial" w:hAnsi="Arial" w:cs="Arial"/>
        </w:rPr>
        <w:t>ed</w:t>
      </w:r>
      <w:r w:rsidR="00F26BD1">
        <w:rPr>
          <w:rFonts w:ascii="Arial" w:hAnsi="Arial" w:cs="Arial"/>
        </w:rPr>
        <w:t xml:space="preserve"> the </w:t>
      </w:r>
      <w:r w:rsidR="001D004F">
        <w:rPr>
          <w:rFonts w:ascii="Arial" w:hAnsi="Arial" w:cs="Arial"/>
        </w:rPr>
        <w:t>depolarization sag</w:t>
      </w:r>
      <w:r w:rsidR="00F26BD1">
        <w:rPr>
          <w:rFonts w:ascii="Arial" w:hAnsi="Arial" w:cs="Arial"/>
        </w:rPr>
        <w:t xml:space="preserve"> following hyperpolarization to -</w:t>
      </w:r>
      <w:r w:rsidR="001D004F">
        <w:rPr>
          <w:rFonts w:ascii="Arial" w:hAnsi="Arial" w:cs="Arial"/>
        </w:rPr>
        <w:t>9</w:t>
      </w:r>
      <w:r w:rsidR="00F26BD1">
        <w:rPr>
          <w:rFonts w:ascii="Arial" w:hAnsi="Arial" w:cs="Arial"/>
        </w:rPr>
        <w:t>0 mV</w:t>
      </w:r>
      <w:r w:rsidR="0047667A">
        <w:rPr>
          <w:rFonts w:ascii="Arial" w:hAnsi="Arial" w:cs="Arial"/>
        </w:rPr>
        <w:t xml:space="preserve">, which was sufficient to generate </w:t>
      </w:r>
      <w:r w:rsidR="001D004F">
        <w:rPr>
          <w:rFonts w:ascii="Arial" w:hAnsi="Arial" w:cs="Arial"/>
        </w:rPr>
        <w:t>absolute sag values</w:t>
      </w:r>
      <w:r w:rsidR="0047667A">
        <w:rPr>
          <w:rFonts w:ascii="Arial" w:hAnsi="Arial" w:cs="Arial"/>
        </w:rPr>
        <w:t xml:space="preserve"> ≥ 2mV in </w:t>
      </w:r>
      <w:r w:rsidR="001D004F">
        <w:rPr>
          <w:rFonts w:ascii="Arial" w:hAnsi="Arial" w:cs="Arial"/>
        </w:rPr>
        <w:t>most cells</w:t>
      </w:r>
      <w:r w:rsidR="00B41E3D">
        <w:rPr>
          <w:rFonts w:ascii="Arial" w:hAnsi="Arial" w:cs="Arial"/>
        </w:rPr>
        <w:t xml:space="preserve"> (Fig. 3A, D)</w:t>
      </w:r>
      <w:r w:rsidR="00F26BD1">
        <w:rPr>
          <w:rFonts w:ascii="Arial" w:hAnsi="Arial" w:cs="Arial"/>
        </w:rPr>
        <w:t xml:space="preserve">. </w:t>
      </w:r>
      <w:r w:rsidR="00B41E3D">
        <w:rPr>
          <w:rFonts w:ascii="Arial" w:hAnsi="Arial" w:cs="Arial"/>
        </w:rPr>
        <w:t>The values for depolarization sag were greater at P4, P9, and P14, though not statistically significant, indicating an increased hyperpolarized activated conductance (</w:t>
      </w:r>
      <w:proofErr w:type="spellStart"/>
      <w:r w:rsidR="00B41E3D">
        <w:rPr>
          <w:rFonts w:ascii="Arial" w:hAnsi="Arial" w:cs="Arial"/>
        </w:rPr>
        <w:t>I</w:t>
      </w:r>
      <w:r w:rsidR="00B41E3D" w:rsidRPr="00B41E3D">
        <w:rPr>
          <w:rFonts w:ascii="Arial" w:hAnsi="Arial" w:cs="Arial"/>
          <w:vertAlign w:val="subscript"/>
        </w:rPr>
        <w:t>h</w:t>
      </w:r>
      <w:proofErr w:type="spellEnd"/>
      <w:r w:rsidR="00B41E3D">
        <w:rPr>
          <w:rFonts w:ascii="Arial" w:hAnsi="Arial" w:cs="Arial"/>
        </w:rPr>
        <w:t xml:space="preserve">) in </w:t>
      </w:r>
      <w:proofErr w:type="spellStart"/>
      <w:r w:rsidR="00B41E3D">
        <w:rPr>
          <w:rFonts w:ascii="Arial" w:hAnsi="Arial" w:cs="Arial"/>
        </w:rPr>
        <w:t>cMNTB</w:t>
      </w:r>
      <w:proofErr w:type="spellEnd"/>
      <w:r w:rsidR="00B41E3D">
        <w:rPr>
          <w:rFonts w:ascii="Arial" w:hAnsi="Arial" w:cs="Arial"/>
        </w:rPr>
        <w:t xml:space="preserve"> PNs. </w:t>
      </w:r>
      <w:r w:rsidR="00E26945">
        <w:rPr>
          <w:rFonts w:ascii="Arial" w:hAnsi="Arial" w:cs="Arial"/>
        </w:rPr>
        <w:t xml:space="preserve">At P6 </w:t>
      </w:r>
      <w:proofErr w:type="spellStart"/>
      <w:r w:rsidR="00E26945">
        <w:rPr>
          <w:rFonts w:ascii="Arial" w:hAnsi="Arial" w:cs="Arial"/>
        </w:rPr>
        <w:t>cMNTB</w:t>
      </w:r>
      <w:proofErr w:type="spellEnd"/>
      <w:r w:rsidR="00E26945">
        <w:rPr>
          <w:rFonts w:ascii="Arial" w:hAnsi="Arial" w:cs="Arial"/>
        </w:rPr>
        <w:t xml:space="preserve"> PNs displayed a reduced depolarization sag, which could account for the hyperpolarized RMP (Fig. 3C) as an increase in HCN channel expression leads to a concomitant depolarizing shift in the RMP (Rothman &amp; Manis, 2003). </w:t>
      </w:r>
      <w:r w:rsidR="00EB72D2">
        <w:rPr>
          <w:rFonts w:ascii="Arial" w:hAnsi="Arial" w:cs="Arial"/>
        </w:rPr>
        <w:t>Overall, these data show a role for intrinsic spontaneous activity regulating the maturation of MNTB PNs biophysical properties, whereby neurons innervated by transduced CHs remain in an immature hyperexcitable state</w:t>
      </w:r>
      <w:r w:rsidR="00B41E3D">
        <w:rPr>
          <w:rFonts w:ascii="Arial" w:hAnsi="Arial" w:cs="Arial"/>
        </w:rPr>
        <w:t xml:space="preserve"> </w:t>
      </w:r>
      <w:r w:rsidR="00EB72D2">
        <w:rPr>
          <w:rFonts w:ascii="Arial" w:hAnsi="Arial" w:cs="Arial"/>
        </w:rPr>
        <w:t xml:space="preserve">persisting into the second postnatal week. </w:t>
      </w:r>
      <w:bookmarkStart w:id="4" w:name="_Hlk165560751"/>
    </w:p>
    <w:p w14:paraId="434C2D1C" w14:textId="77777777" w:rsidR="000D08E7" w:rsidRDefault="000D08E7" w:rsidP="00864A0A">
      <w:pPr>
        <w:spacing w:after="0" w:line="480" w:lineRule="auto"/>
        <w:jc w:val="both"/>
        <w:rPr>
          <w:rFonts w:ascii="Arial" w:hAnsi="Arial" w:cs="Arial"/>
        </w:rPr>
      </w:pPr>
    </w:p>
    <w:p w14:paraId="08CCD487" w14:textId="33DF795D" w:rsidR="00C04B84" w:rsidRPr="00A57870" w:rsidRDefault="00714C5E" w:rsidP="00864A0A">
      <w:pPr>
        <w:spacing w:after="0" w:line="480" w:lineRule="auto"/>
        <w:jc w:val="both"/>
        <w:rPr>
          <w:rFonts w:ascii="Arial" w:hAnsi="Arial" w:cs="Arial"/>
          <w:b/>
          <w:bCs/>
          <w:u w:val="single"/>
        </w:rPr>
      </w:pPr>
      <w:r>
        <w:rPr>
          <w:rFonts w:ascii="Arial" w:hAnsi="Arial" w:cs="Arial"/>
          <w:b/>
          <w:bCs/>
          <w:u w:val="single"/>
        </w:rPr>
        <w:t xml:space="preserve">Conversion from Tonic to </w:t>
      </w:r>
      <w:r w:rsidR="002C3930" w:rsidRPr="00A57870">
        <w:rPr>
          <w:rFonts w:ascii="Arial" w:hAnsi="Arial" w:cs="Arial"/>
          <w:b/>
          <w:bCs/>
          <w:u w:val="single"/>
        </w:rPr>
        <w:t xml:space="preserve">Phasic </w:t>
      </w:r>
      <w:r>
        <w:rPr>
          <w:rFonts w:ascii="Arial" w:hAnsi="Arial" w:cs="Arial"/>
          <w:b/>
          <w:bCs/>
          <w:u w:val="single"/>
        </w:rPr>
        <w:t xml:space="preserve">Spike Pattern </w:t>
      </w:r>
      <w:r w:rsidR="002C3930" w:rsidRPr="00A57870">
        <w:rPr>
          <w:rFonts w:ascii="Arial" w:hAnsi="Arial" w:cs="Arial"/>
          <w:b/>
          <w:bCs/>
          <w:u w:val="single"/>
        </w:rPr>
        <w:t xml:space="preserve">is Delayed Following </w:t>
      </w:r>
      <w:r w:rsidR="002C3930" w:rsidRPr="002C3930">
        <w:rPr>
          <w:rFonts w:ascii="Arial" w:hAnsi="Arial" w:cs="Arial"/>
          <w:b/>
          <w:bCs/>
          <w:i/>
          <w:iCs/>
          <w:u w:val="single"/>
        </w:rPr>
        <w:t xml:space="preserve">In Vivo </w:t>
      </w:r>
      <w:r w:rsidR="002C3930" w:rsidRPr="002C3930">
        <w:rPr>
          <w:rFonts w:ascii="Arial" w:hAnsi="Arial" w:cs="Arial"/>
          <w:b/>
          <w:bCs/>
          <w:u w:val="single"/>
        </w:rPr>
        <w:t xml:space="preserve">Silencing </w:t>
      </w:r>
      <w:r w:rsidR="00D11308">
        <w:rPr>
          <w:rFonts w:ascii="Arial" w:hAnsi="Arial" w:cs="Arial"/>
          <w:b/>
          <w:bCs/>
          <w:u w:val="single"/>
        </w:rPr>
        <w:t>of</w:t>
      </w:r>
      <w:r w:rsidR="002C3930" w:rsidRPr="002C3930">
        <w:rPr>
          <w:rFonts w:ascii="Arial" w:hAnsi="Arial" w:cs="Arial"/>
          <w:b/>
          <w:bCs/>
          <w:u w:val="single"/>
        </w:rPr>
        <w:t xml:space="preserve"> </w:t>
      </w:r>
      <w:r w:rsidR="00D11308">
        <w:rPr>
          <w:rFonts w:ascii="Arial" w:hAnsi="Arial" w:cs="Arial"/>
          <w:b/>
          <w:bCs/>
          <w:u w:val="single"/>
        </w:rPr>
        <w:t>Neurotransmission</w:t>
      </w:r>
      <w:r w:rsidR="00D11308" w:rsidRPr="00D11308" w:rsidDel="002C3930">
        <w:rPr>
          <w:rFonts w:ascii="Arial" w:hAnsi="Arial" w:cs="Arial"/>
          <w:b/>
          <w:bCs/>
          <w:u w:val="single"/>
        </w:rPr>
        <w:t xml:space="preserve"> </w:t>
      </w:r>
      <w:r w:rsidR="00655251">
        <w:rPr>
          <w:rFonts w:ascii="Arial" w:hAnsi="Arial" w:cs="Arial"/>
          <w:b/>
          <w:bCs/>
          <w:u w:val="single"/>
        </w:rPr>
        <w:t>at the calyx of Held</w:t>
      </w:r>
      <w:r w:rsidR="00655251" w:rsidRPr="00655251" w:rsidDel="002C3930">
        <w:rPr>
          <w:rFonts w:ascii="Arial" w:hAnsi="Arial" w:cs="Arial"/>
          <w:b/>
          <w:bCs/>
          <w:u w:val="single"/>
        </w:rPr>
        <w:t xml:space="preserve"> </w:t>
      </w:r>
    </w:p>
    <w:p w14:paraId="32783BEB" w14:textId="73B2824C" w:rsidR="00C04B84" w:rsidRPr="003309F7" w:rsidRDefault="00971430" w:rsidP="00864A0A">
      <w:pPr>
        <w:spacing w:after="0" w:line="480" w:lineRule="auto"/>
        <w:jc w:val="both"/>
        <w:rPr>
          <w:rFonts w:ascii="Arial" w:hAnsi="Arial" w:cs="Arial"/>
        </w:rPr>
      </w:pPr>
      <w:r>
        <w:rPr>
          <w:rFonts w:ascii="Arial" w:hAnsi="Arial" w:cs="Arial"/>
        </w:rPr>
        <w:t xml:space="preserve">At </w:t>
      </w:r>
      <w:r w:rsidR="004E48B3">
        <w:rPr>
          <w:rFonts w:ascii="Arial" w:hAnsi="Arial" w:cs="Arial"/>
        </w:rPr>
        <w:t xml:space="preserve">P3 </w:t>
      </w:r>
      <w:r w:rsidR="00C04B84">
        <w:rPr>
          <w:rFonts w:ascii="Arial" w:hAnsi="Arial" w:cs="Arial"/>
        </w:rPr>
        <w:t xml:space="preserve">MNTB PNs </w:t>
      </w:r>
      <w:r>
        <w:rPr>
          <w:rFonts w:ascii="Arial" w:hAnsi="Arial" w:cs="Arial"/>
        </w:rPr>
        <w:t xml:space="preserve">begin to </w:t>
      </w:r>
      <w:r w:rsidR="00C04B84">
        <w:rPr>
          <w:rFonts w:ascii="Arial" w:hAnsi="Arial" w:cs="Arial"/>
        </w:rPr>
        <w:t>transition from a tonic to phasic firing pattern</w:t>
      </w:r>
      <w:r w:rsidR="004E48B3">
        <w:rPr>
          <w:rFonts w:ascii="Arial" w:hAnsi="Arial" w:cs="Arial"/>
        </w:rPr>
        <w:t xml:space="preserve"> (Hoffpauir et al., 2010</w:t>
      </w:r>
      <w:r w:rsidR="00A57870">
        <w:rPr>
          <w:rFonts w:ascii="Arial" w:hAnsi="Arial" w:cs="Arial"/>
        </w:rPr>
        <w:t xml:space="preserve">; </w:t>
      </w:r>
      <w:proofErr w:type="spellStart"/>
      <w:r w:rsidR="00A57870">
        <w:rPr>
          <w:rFonts w:ascii="Arial" w:hAnsi="Arial" w:cs="Arial"/>
        </w:rPr>
        <w:t>Sierksma</w:t>
      </w:r>
      <w:proofErr w:type="spellEnd"/>
      <w:r w:rsidR="00A57870">
        <w:rPr>
          <w:rFonts w:ascii="Arial" w:hAnsi="Arial" w:cs="Arial"/>
        </w:rPr>
        <w:t xml:space="preserve"> et al., 2017</w:t>
      </w:r>
      <w:r w:rsidR="004E48B3">
        <w:rPr>
          <w:rFonts w:ascii="Arial" w:hAnsi="Arial" w:cs="Arial"/>
        </w:rPr>
        <w:t>)</w:t>
      </w:r>
      <w:r w:rsidR="00C04B84">
        <w:rPr>
          <w:rFonts w:ascii="Arial" w:hAnsi="Arial" w:cs="Arial"/>
        </w:rPr>
        <w:t xml:space="preserve"> in response to depolarizing current injections, </w:t>
      </w:r>
      <w:r w:rsidR="00D044A4">
        <w:rPr>
          <w:rFonts w:ascii="Arial" w:hAnsi="Arial" w:cs="Arial"/>
        </w:rPr>
        <w:t>where</w:t>
      </w:r>
      <w:r w:rsidR="00556DE7">
        <w:rPr>
          <w:rFonts w:ascii="Arial" w:hAnsi="Arial" w:cs="Arial"/>
        </w:rPr>
        <w:t>as</w:t>
      </w:r>
      <w:r w:rsidR="00D044A4">
        <w:rPr>
          <w:rFonts w:ascii="Arial" w:hAnsi="Arial" w:cs="Arial"/>
        </w:rPr>
        <w:t xml:space="preserve"> in</w:t>
      </w:r>
      <w:r w:rsidR="004E48B3">
        <w:rPr>
          <w:rFonts w:ascii="Arial" w:hAnsi="Arial" w:cs="Arial"/>
        </w:rPr>
        <w:t xml:space="preserve"> the mature brain </w:t>
      </w:r>
      <w:r w:rsidR="00D44571">
        <w:rPr>
          <w:rFonts w:ascii="Arial" w:hAnsi="Arial" w:cs="Arial"/>
        </w:rPr>
        <w:t xml:space="preserve">most </w:t>
      </w:r>
      <w:r w:rsidR="004E48B3">
        <w:rPr>
          <w:rFonts w:ascii="Arial" w:hAnsi="Arial" w:cs="Arial"/>
        </w:rPr>
        <w:t>PNs fire a single AP</w:t>
      </w:r>
      <w:r w:rsidR="00D44571">
        <w:rPr>
          <w:rFonts w:ascii="Arial" w:hAnsi="Arial" w:cs="Arial"/>
        </w:rPr>
        <w:t>.</w:t>
      </w:r>
      <w:r w:rsidR="004E48B3">
        <w:rPr>
          <w:rFonts w:ascii="Arial" w:hAnsi="Arial" w:cs="Arial"/>
        </w:rPr>
        <w:t xml:space="preserve"> </w:t>
      </w:r>
      <w:r w:rsidR="00D044A4">
        <w:rPr>
          <w:rFonts w:ascii="Arial" w:hAnsi="Arial" w:cs="Arial"/>
        </w:rPr>
        <w:t>Exemplary traces from</w:t>
      </w:r>
      <w:r w:rsidR="004E48B3">
        <w:rPr>
          <w:rFonts w:ascii="Arial" w:hAnsi="Arial" w:cs="Arial"/>
        </w:rPr>
        <w:t xml:space="preserve"> P6 </w:t>
      </w:r>
      <w:proofErr w:type="spellStart"/>
      <w:r w:rsidR="004E48B3">
        <w:rPr>
          <w:rFonts w:ascii="Arial" w:hAnsi="Arial" w:cs="Arial"/>
        </w:rPr>
        <w:t>iMNTB</w:t>
      </w:r>
      <w:proofErr w:type="spellEnd"/>
      <w:r w:rsidR="004E48B3">
        <w:rPr>
          <w:rFonts w:ascii="Arial" w:hAnsi="Arial" w:cs="Arial"/>
        </w:rPr>
        <w:t xml:space="preserve"> and </w:t>
      </w:r>
      <w:proofErr w:type="spellStart"/>
      <w:r w:rsidR="004E48B3">
        <w:rPr>
          <w:rFonts w:ascii="Arial" w:hAnsi="Arial" w:cs="Arial"/>
        </w:rPr>
        <w:t>cMNTB</w:t>
      </w:r>
      <w:proofErr w:type="spellEnd"/>
      <w:r w:rsidR="004E48B3">
        <w:rPr>
          <w:rFonts w:ascii="Arial" w:hAnsi="Arial" w:cs="Arial"/>
        </w:rPr>
        <w:t xml:space="preserve"> PNs </w:t>
      </w:r>
      <w:r w:rsidR="00F16B59">
        <w:rPr>
          <w:rFonts w:ascii="Arial" w:hAnsi="Arial" w:cs="Arial"/>
        </w:rPr>
        <w:t xml:space="preserve">that </w:t>
      </w:r>
      <w:r w:rsidR="00D044A4">
        <w:rPr>
          <w:rFonts w:ascii="Arial" w:hAnsi="Arial" w:cs="Arial"/>
        </w:rPr>
        <w:t xml:space="preserve">show the responses to hyperpolarizing and depolarizing current injections </w:t>
      </w:r>
      <w:r w:rsidR="004E48B3">
        <w:rPr>
          <w:rFonts w:ascii="Arial" w:hAnsi="Arial" w:cs="Arial"/>
        </w:rPr>
        <w:t>display the characteristic phasic firing pattern (</w:t>
      </w:r>
      <w:proofErr w:type="spellStart"/>
      <w:r w:rsidR="004E48B3">
        <w:rPr>
          <w:rFonts w:ascii="Arial" w:hAnsi="Arial" w:cs="Arial"/>
        </w:rPr>
        <w:t>iMNTB</w:t>
      </w:r>
      <w:proofErr w:type="spellEnd"/>
      <w:r w:rsidR="004E48B3">
        <w:rPr>
          <w:rFonts w:ascii="Arial" w:hAnsi="Arial" w:cs="Arial"/>
        </w:rPr>
        <w:t xml:space="preserve">) </w:t>
      </w:r>
      <w:r w:rsidR="00D44571">
        <w:rPr>
          <w:rFonts w:ascii="Arial" w:hAnsi="Arial" w:cs="Arial"/>
        </w:rPr>
        <w:t xml:space="preserve">found in normally developing animals, </w:t>
      </w:r>
      <w:r w:rsidR="004E48B3">
        <w:rPr>
          <w:rFonts w:ascii="Arial" w:hAnsi="Arial" w:cs="Arial"/>
        </w:rPr>
        <w:t>and persistent tonic firing (</w:t>
      </w:r>
      <w:proofErr w:type="spellStart"/>
      <w:r w:rsidR="004E48B3">
        <w:rPr>
          <w:rFonts w:ascii="Arial" w:hAnsi="Arial" w:cs="Arial"/>
        </w:rPr>
        <w:t>cMNTB</w:t>
      </w:r>
      <w:proofErr w:type="spellEnd"/>
      <w:r w:rsidR="004E48B3">
        <w:rPr>
          <w:rFonts w:ascii="Arial" w:hAnsi="Arial" w:cs="Arial"/>
        </w:rPr>
        <w:t xml:space="preserve">) following TeNT expression </w:t>
      </w:r>
      <w:r w:rsidR="00D044A4">
        <w:rPr>
          <w:rFonts w:ascii="Arial" w:hAnsi="Arial" w:cs="Arial"/>
        </w:rPr>
        <w:t>(Fig. 4A</w:t>
      </w:r>
      <w:r w:rsidR="0005494C">
        <w:rPr>
          <w:rFonts w:ascii="Arial" w:hAnsi="Arial" w:cs="Arial"/>
        </w:rPr>
        <w:t>, B</w:t>
      </w:r>
      <w:r w:rsidR="00D044A4">
        <w:rPr>
          <w:rFonts w:ascii="Arial" w:hAnsi="Arial" w:cs="Arial"/>
        </w:rPr>
        <w:t>).</w:t>
      </w:r>
      <w:r w:rsidR="003309F7">
        <w:rPr>
          <w:rFonts w:ascii="Arial" w:hAnsi="Arial" w:cs="Arial"/>
        </w:rPr>
        <w:t xml:space="preserve"> </w:t>
      </w:r>
      <w:r w:rsidR="00D00D9B">
        <w:rPr>
          <w:rFonts w:ascii="Arial" w:hAnsi="Arial" w:cs="Arial"/>
        </w:rPr>
        <w:t xml:space="preserve">For a more </w:t>
      </w:r>
      <w:r w:rsidR="00D00D9B">
        <w:rPr>
          <w:rFonts w:ascii="Arial" w:hAnsi="Arial" w:cs="Arial"/>
        </w:rPr>
        <w:lastRenderedPageBreak/>
        <w:t xml:space="preserve">quantitative classification of responses, we plotted the number of evoked action potentials (AP) </w:t>
      </w:r>
      <w:r w:rsidR="00F16B59">
        <w:rPr>
          <w:rFonts w:ascii="Arial" w:hAnsi="Arial" w:cs="Arial"/>
        </w:rPr>
        <w:t xml:space="preserve">as the amplitude of </w:t>
      </w:r>
      <w:r w:rsidR="00D00D9B">
        <w:rPr>
          <w:rFonts w:ascii="Arial" w:hAnsi="Arial" w:cs="Arial"/>
        </w:rPr>
        <w:t xml:space="preserve">a </w:t>
      </w:r>
      <w:r w:rsidR="0005494C">
        <w:rPr>
          <w:rFonts w:ascii="Arial" w:hAnsi="Arial" w:cs="Arial"/>
        </w:rPr>
        <w:t>3</w:t>
      </w:r>
      <w:r w:rsidR="00D00D9B">
        <w:rPr>
          <w:rFonts w:ascii="Arial" w:hAnsi="Arial" w:cs="Arial"/>
        </w:rPr>
        <w:t xml:space="preserve">00 </w:t>
      </w:r>
      <w:proofErr w:type="spellStart"/>
      <w:r w:rsidR="00D00D9B">
        <w:rPr>
          <w:rFonts w:ascii="Arial" w:hAnsi="Arial" w:cs="Arial"/>
        </w:rPr>
        <w:t>ms</w:t>
      </w:r>
      <w:proofErr w:type="spellEnd"/>
      <w:r w:rsidR="00D00D9B">
        <w:rPr>
          <w:rFonts w:ascii="Arial" w:hAnsi="Arial" w:cs="Arial"/>
        </w:rPr>
        <w:t xml:space="preserve"> current step </w:t>
      </w:r>
      <w:r w:rsidR="00F16B59">
        <w:rPr>
          <w:rFonts w:ascii="Arial" w:hAnsi="Arial" w:cs="Arial"/>
        </w:rPr>
        <w:t>was increased</w:t>
      </w:r>
      <w:r w:rsidR="00D00D9B">
        <w:rPr>
          <w:rFonts w:ascii="Arial" w:hAnsi="Arial" w:cs="Arial"/>
        </w:rPr>
        <w:t xml:space="preserve">. Since many cells </w:t>
      </w:r>
      <w:proofErr w:type="gramStart"/>
      <w:r w:rsidR="00D00D9B">
        <w:rPr>
          <w:rFonts w:ascii="Arial" w:hAnsi="Arial" w:cs="Arial"/>
        </w:rPr>
        <w:t>entered into</w:t>
      </w:r>
      <w:proofErr w:type="gramEnd"/>
      <w:r w:rsidR="00D00D9B">
        <w:rPr>
          <w:rFonts w:ascii="Arial" w:hAnsi="Arial" w:cs="Arial"/>
        </w:rPr>
        <w:t xml:space="preserve"> depolarization block of APs at large depolarizing currents and thus had non-monotonic profiles, for clarity we plotted values up to the peak response (Fig. 4C). These profiles revealed population</w:t>
      </w:r>
      <w:r w:rsidR="00F16B59">
        <w:rPr>
          <w:rFonts w:ascii="Arial" w:hAnsi="Arial" w:cs="Arial"/>
        </w:rPr>
        <w:t>s</w:t>
      </w:r>
      <w:r w:rsidR="00D00D9B">
        <w:rPr>
          <w:rFonts w:ascii="Arial" w:hAnsi="Arial" w:cs="Arial"/>
        </w:rPr>
        <w:t xml:space="preserve"> of cells with low current thresholds and high maximum rates, </w:t>
      </w:r>
      <w:r w:rsidR="00F16B59">
        <w:rPr>
          <w:rFonts w:ascii="Arial" w:hAnsi="Arial" w:cs="Arial"/>
        </w:rPr>
        <w:t xml:space="preserve">cells </w:t>
      </w:r>
      <w:r w:rsidR="00D00D9B">
        <w:rPr>
          <w:rFonts w:ascii="Arial" w:hAnsi="Arial" w:cs="Arial"/>
        </w:rPr>
        <w:t>with low current thresholds and low maximum rates</w:t>
      </w:r>
      <w:r w:rsidR="00F16B59">
        <w:rPr>
          <w:rFonts w:ascii="Arial" w:hAnsi="Arial" w:cs="Arial"/>
        </w:rPr>
        <w:t>, and cells with</w:t>
      </w:r>
      <w:r w:rsidR="00D00D9B">
        <w:rPr>
          <w:rFonts w:ascii="Arial" w:hAnsi="Arial" w:cs="Arial"/>
        </w:rPr>
        <w:t xml:space="preserve"> </w:t>
      </w:r>
      <w:r w:rsidR="00363B28">
        <w:rPr>
          <w:rFonts w:ascii="Arial" w:hAnsi="Arial" w:cs="Arial"/>
        </w:rPr>
        <w:t xml:space="preserve">high current thresholds and low or high maximum rates. </w:t>
      </w:r>
      <w:r w:rsidR="009A0EA5">
        <w:rPr>
          <w:rFonts w:ascii="Arial" w:hAnsi="Arial" w:cs="Arial"/>
        </w:rPr>
        <w:t xml:space="preserve">All </w:t>
      </w:r>
      <w:proofErr w:type="spellStart"/>
      <w:r w:rsidR="00B74D30">
        <w:rPr>
          <w:rFonts w:ascii="Arial" w:hAnsi="Arial" w:cs="Arial"/>
        </w:rPr>
        <w:t>cMNTB</w:t>
      </w:r>
      <w:proofErr w:type="spellEnd"/>
      <w:r w:rsidR="00B74D30">
        <w:rPr>
          <w:rFonts w:ascii="Arial" w:hAnsi="Arial" w:cs="Arial"/>
        </w:rPr>
        <w:t xml:space="preserve"> PNs, </w:t>
      </w:r>
      <w:r w:rsidR="009A0EA5">
        <w:rPr>
          <w:rFonts w:ascii="Arial" w:hAnsi="Arial" w:cs="Arial"/>
        </w:rPr>
        <w:t xml:space="preserve">except </w:t>
      </w:r>
      <w:r w:rsidR="00B74D30">
        <w:rPr>
          <w:rFonts w:ascii="Arial" w:hAnsi="Arial" w:cs="Arial"/>
        </w:rPr>
        <w:t>two</w:t>
      </w:r>
      <w:r w:rsidR="009A0EA5">
        <w:rPr>
          <w:rFonts w:ascii="Arial" w:hAnsi="Arial" w:cs="Arial"/>
        </w:rPr>
        <w:t xml:space="preserve"> cell</w:t>
      </w:r>
      <w:r w:rsidR="00B74D30">
        <w:rPr>
          <w:rFonts w:ascii="Arial" w:hAnsi="Arial" w:cs="Arial"/>
        </w:rPr>
        <w:t>s,</w:t>
      </w:r>
      <w:r w:rsidR="009A0EA5">
        <w:rPr>
          <w:rFonts w:ascii="Arial" w:hAnsi="Arial" w:cs="Arial"/>
        </w:rPr>
        <w:t xml:space="preserve"> at P4-</w:t>
      </w:r>
      <w:r w:rsidR="00B74D30">
        <w:rPr>
          <w:rFonts w:ascii="Arial" w:hAnsi="Arial" w:cs="Arial"/>
        </w:rPr>
        <w:t>14</w:t>
      </w:r>
      <w:r w:rsidR="009A0EA5">
        <w:rPr>
          <w:rFonts w:ascii="Arial" w:hAnsi="Arial" w:cs="Arial"/>
        </w:rPr>
        <w:t xml:space="preserve"> </w:t>
      </w:r>
      <w:r w:rsidR="00B74D30">
        <w:rPr>
          <w:rFonts w:ascii="Arial" w:hAnsi="Arial" w:cs="Arial"/>
        </w:rPr>
        <w:t xml:space="preserve">displayed a characteristic tonic firing pattern at current </w:t>
      </w:r>
      <w:proofErr w:type="gramStart"/>
      <w:r w:rsidR="00B74D30">
        <w:rPr>
          <w:rFonts w:ascii="Arial" w:hAnsi="Arial" w:cs="Arial"/>
        </w:rPr>
        <w:t xml:space="preserve">injections </w:t>
      </w:r>
      <w:r w:rsidR="009A0EA5">
        <w:rPr>
          <w:rFonts w:ascii="Arial" w:hAnsi="Arial" w:cs="Arial"/>
        </w:rPr>
        <w:t xml:space="preserve"> </w:t>
      </w:r>
      <w:r w:rsidR="00B74D30">
        <w:rPr>
          <w:rFonts w:ascii="Arial" w:hAnsi="Arial" w:cs="Arial"/>
        </w:rPr>
        <w:t>≤</w:t>
      </w:r>
      <w:proofErr w:type="gramEnd"/>
      <w:r w:rsidR="00B74D30">
        <w:rPr>
          <w:rFonts w:ascii="Arial" w:hAnsi="Arial" w:cs="Arial"/>
        </w:rPr>
        <w:t xml:space="preserve"> </w:t>
      </w:r>
      <w:r w:rsidR="009A0EA5">
        <w:rPr>
          <w:rFonts w:ascii="Arial" w:hAnsi="Arial" w:cs="Arial"/>
        </w:rPr>
        <w:t xml:space="preserve">200 </w:t>
      </w:r>
      <w:proofErr w:type="spellStart"/>
      <w:r w:rsidR="009A0EA5">
        <w:rPr>
          <w:rFonts w:ascii="Arial" w:hAnsi="Arial" w:cs="Arial"/>
        </w:rPr>
        <w:t>pA</w:t>
      </w:r>
      <w:proofErr w:type="spellEnd"/>
      <w:r w:rsidR="009A0EA5">
        <w:rPr>
          <w:rFonts w:ascii="Arial" w:hAnsi="Arial" w:cs="Arial"/>
        </w:rPr>
        <w:t xml:space="preserve">, so we chose the number of spikes at </w:t>
      </w:r>
      <w:r w:rsidR="00F16B59">
        <w:rPr>
          <w:rFonts w:ascii="Arial" w:hAnsi="Arial" w:cs="Arial"/>
        </w:rPr>
        <w:t xml:space="preserve">200 </w:t>
      </w:r>
      <w:proofErr w:type="spellStart"/>
      <w:proofErr w:type="gramStart"/>
      <w:r w:rsidR="00F16B59">
        <w:rPr>
          <w:rFonts w:ascii="Arial" w:hAnsi="Arial" w:cs="Arial"/>
        </w:rPr>
        <w:t>pA</w:t>
      </w:r>
      <w:proofErr w:type="spellEnd"/>
      <w:proofErr w:type="gramEnd"/>
      <w:r w:rsidR="009A0EA5">
        <w:rPr>
          <w:rFonts w:ascii="Arial" w:hAnsi="Arial" w:cs="Arial"/>
        </w:rPr>
        <w:t xml:space="preserve"> to </w:t>
      </w:r>
      <w:r w:rsidR="003309F7">
        <w:rPr>
          <w:rFonts w:ascii="Arial" w:hAnsi="Arial" w:cs="Arial"/>
        </w:rPr>
        <w:t>classif</w:t>
      </w:r>
      <w:r w:rsidR="009A0EA5">
        <w:rPr>
          <w:rFonts w:ascii="Arial" w:hAnsi="Arial" w:cs="Arial"/>
        </w:rPr>
        <w:t>y</w:t>
      </w:r>
      <w:r w:rsidR="00AB790A">
        <w:rPr>
          <w:rFonts w:ascii="Arial" w:hAnsi="Arial" w:cs="Arial"/>
        </w:rPr>
        <w:t xml:space="preserve"> </w:t>
      </w:r>
      <w:r w:rsidR="003309F7">
        <w:rPr>
          <w:rFonts w:ascii="Arial" w:hAnsi="Arial" w:cs="Arial"/>
        </w:rPr>
        <w:t>MNTB PNs as phasic (≤ 3 APs) or tonic (≥4 APs) (Fig. 4B</w:t>
      </w:r>
      <w:r w:rsidR="004029F0">
        <w:rPr>
          <w:rFonts w:ascii="Arial" w:hAnsi="Arial" w:cs="Arial"/>
        </w:rPr>
        <w:t>, C insets</w:t>
      </w:r>
      <w:r w:rsidR="003309F7">
        <w:rPr>
          <w:rFonts w:ascii="Arial" w:hAnsi="Arial" w:cs="Arial"/>
        </w:rPr>
        <w:t>).</w:t>
      </w:r>
      <w:r w:rsidR="003309F7" w:rsidRPr="003309F7">
        <w:rPr>
          <w:rFonts w:ascii="Arial" w:hAnsi="Arial" w:cs="Arial"/>
        </w:rPr>
        <w:t xml:space="preserve"> </w:t>
      </w:r>
      <w:r w:rsidR="003309F7">
        <w:rPr>
          <w:rFonts w:ascii="Arial" w:hAnsi="Arial" w:cs="Arial"/>
        </w:rPr>
        <w:t xml:space="preserve">Almost all PNs in the </w:t>
      </w:r>
      <w:proofErr w:type="spellStart"/>
      <w:r w:rsidR="003309F7">
        <w:rPr>
          <w:rFonts w:ascii="Arial" w:hAnsi="Arial" w:cs="Arial"/>
        </w:rPr>
        <w:t>cMNTB</w:t>
      </w:r>
      <w:proofErr w:type="spellEnd"/>
      <w:r w:rsidR="003309F7">
        <w:rPr>
          <w:rFonts w:ascii="Arial" w:hAnsi="Arial" w:cs="Arial"/>
        </w:rPr>
        <w:t xml:space="preserve"> exhibited a tonic firing pattern across neonatal ages, </w:t>
      </w:r>
      <w:r w:rsidR="00963E5E">
        <w:rPr>
          <w:rFonts w:ascii="Arial" w:hAnsi="Arial" w:cs="Arial"/>
        </w:rPr>
        <w:t xml:space="preserve">and thus did not acquire the phasic phenotype through this age range. </w:t>
      </w:r>
      <w:r w:rsidR="00C579FD">
        <w:rPr>
          <w:rFonts w:ascii="Arial" w:hAnsi="Arial" w:cs="Arial"/>
        </w:rPr>
        <w:t xml:space="preserve">PNs </w:t>
      </w:r>
      <w:r w:rsidR="003309F7">
        <w:rPr>
          <w:rFonts w:ascii="Arial" w:hAnsi="Arial" w:cs="Arial"/>
        </w:rPr>
        <w:t xml:space="preserve">in the </w:t>
      </w:r>
      <w:proofErr w:type="spellStart"/>
      <w:r w:rsidR="003309F7">
        <w:rPr>
          <w:rFonts w:ascii="Arial" w:hAnsi="Arial" w:cs="Arial"/>
        </w:rPr>
        <w:t>iMNTB</w:t>
      </w:r>
      <w:proofErr w:type="spellEnd"/>
      <w:r w:rsidR="003309F7">
        <w:rPr>
          <w:rFonts w:ascii="Arial" w:hAnsi="Arial" w:cs="Arial"/>
        </w:rPr>
        <w:t xml:space="preserve"> </w:t>
      </w:r>
      <w:r w:rsidR="00C579FD">
        <w:rPr>
          <w:rFonts w:ascii="Arial" w:hAnsi="Arial" w:cs="Arial"/>
        </w:rPr>
        <w:t xml:space="preserve">began to acquire </w:t>
      </w:r>
      <w:r w:rsidR="003309F7">
        <w:rPr>
          <w:rFonts w:ascii="Arial" w:hAnsi="Arial" w:cs="Arial"/>
        </w:rPr>
        <w:t xml:space="preserve">the characteristic phasic firing pattern </w:t>
      </w:r>
      <w:r w:rsidR="00C579FD">
        <w:rPr>
          <w:rFonts w:ascii="Arial" w:hAnsi="Arial" w:cs="Arial"/>
        </w:rPr>
        <w:t>from P4-</w:t>
      </w:r>
      <w:r w:rsidR="00B74D30">
        <w:rPr>
          <w:rFonts w:ascii="Arial" w:hAnsi="Arial" w:cs="Arial"/>
        </w:rPr>
        <w:t>P6 and</w:t>
      </w:r>
      <w:r w:rsidR="003309F7">
        <w:rPr>
          <w:rFonts w:ascii="Arial" w:hAnsi="Arial" w:cs="Arial"/>
        </w:rPr>
        <w:t xml:space="preserve"> </w:t>
      </w:r>
      <w:r w:rsidR="00C579FD">
        <w:rPr>
          <w:rFonts w:ascii="Arial" w:hAnsi="Arial" w:cs="Arial"/>
        </w:rPr>
        <w:t xml:space="preserve">maintained it at </w:t>
      </w:r>
      <w:r w:rsidR="003309F7">
        <w:rPr>
          <w:rFonts w:ascii="Arial" w:hAnsi="Arial" w:cs="Arial"/>
        </w:rPr>
        <w:t>P9 (Fig. 4B). At P14</w:t>
      </w:r>
      <w:r w:rsidR="00C579FD">
        <w:rPr>
          <w:rFonts w:ascii="Arial" w:hAnsi="Arial" w:cs="Arial"/>
        </w:rPr>
        <w:t xml:space="preserve">, we </w:t>
      </w:r>
      <w:proofErr w:type="gramStart"/>
      <w:r w:rsidR="00C579FD">
        <w:rPr>
          <w:rFonts w:ascii="Arial" w:hAnsi="Arial" w:cs="Arial"/>
        </w:rPr>
        <w:t xml:space="preserve">recorded </w:t>
      </w:r>
      <w:r w:rsidR="003309F7">
        <w:rPr>
          <w:rFonts w:ascii="Arial" w:hAnsi="Arial" w:cs="Arial"/>
        </w:rPr>
        <w:t xml:space="preserve"> </w:t>
      </w:r>
      <w:r w:rsidR="00A45171">
        <w:rPr>
          <w:rFonts w:ascii="Arial" w:hAnsi="Arial" w:cs="Arial"/>
        </w:rPr>
        <w:t>a</w:t>
      </w:r>
      <w:proofErr w:type="gramEnd"/>
      <w:r w:rsidR="00A45171">
        <w:rPr>
          <w:rFonts w:ascii="Arial" w:hAnsi="Arial" w:cs="Arial"/>
        </w:rPr>
        <w:t xml:space="preserve"> divided population of phasic</w:t>
      </w:r>
      <w:r w:rsidR="00C579FD">
        <w:rPr>
          <w:rFonts w:ascii="Arial" w:hAnsi="Arial" w:cs="Arial"/>
        </w:rPr>
        <w:t xml:space="preserve"> and </w:t>
      </w:r>
      <w:r w:rsidR="00A45171">
        <w:rPr>
          <w:rFonts w:ascii="Arial" w:hAnsi="Arial" w:cs="Arial"/>
        </w:rPr>
        <w:t>tonic cells (Fig. 4</w:t>
      </w:r>
      <w:r w:rsidR="00573C2D">
        <w:rPr>
          <w:rFonts w:ascii="Arial" w:hAnsi="Arial" w:cs="Arial"/>
        </w:rPr>
        <w:t>B</w:t>
      </w:r>
      <w:r w:rsidR="00A45171">
        <w:rPr>
          <w:rFonts w:ascii="Arial" w:hAnsi="Arial" w:cs="Arial"/>
        </w:rPr>
        <w:t>)</w:t>
      </w:r>
      <w:r w:rsidR="00DE357A">
        <w:rPr>
          <w:rFonts w:ascii="Arial" w:hAnsi="Arial" w:cs="Arial"/>
        </w:rPr>
        <w:t>, suggesting reorganization of</w:t>
      </w:r>
      <w:r w:rsidR="004850D5">
        <w:rPr>
          <w:rFonts w:ascii="Arial" w:hAnsi="Arial" w:cs="Arial"/>
        </w:rPr>
        <w:t xml:space="preserve"> neural activity after opening of the ear canal at P10-12 (</w:t>
      </w:r>
      <w:r w:rsidR="0005494C" w:rsidRPr="007F0838">
        <w:rPr>
          <w:rFonts w:ascii="Arial" w:hAnsi="Arial" w:cs="Arial"/>
        </w:rPr>
        <w:t>Mikaelian et al., 1965</w:t>
      </w:r>
      <w:r w:rsidR="004850D5">
        <w:rPr>
          <w:rFonts w:ascii="Arial" w:hAnsi="Arial" w:cs="Arial"/>
        </w:rPr>
        <w:t>)</w:t>
      </w:r>
      <w:r w:rsidR="00A45171">
        <w:rPr>
          <w:rFonts w:ascii="Arial" w:hAnsi="Arial" w:cs="Arial"/>
        </w:rPr>
        <w:t>.</w:t>
      </w:r>
    </w:p>
    <w:p w14:paraId="3E038289" w14:textId="77777777" w:rsidR="00876D0C" w:rsidRDefault="00876D0C" w:rsidP="00864A0A">
      <w:pPr>
        <w:spacing w:after="0" w:line="480" w:lineRule="auto"/>
        <w:jc w:val="both"/>
        <w:rPr>
          <w:rFonts w:ascii="Arial" w:hAnsi="Arial" w:cs="Arial"/>
          <w:u w:val="single"/>
        </w:rPr>
      </w:pPr>
    </w:p>
    <w:bookmarkEnd w:id="4"/>
    <w:p w14:paraId="2AF0595F" w14:textId="5B485D53" w:rsidR="00EC07EB" w:rsidRPr="00504FA9" w:rsidRDefault="00EC07EB" w:rsidP="00864A0A">
      <w:pPr>
        <w:spacing w:after="0" w:line="480" w:lineRule="auto"/>
        <w:jc w:val="both"/>
        <w:rPr>
          <w:rFonts w:ascii="Arial" w:hAnsi="Arial" w:cs="Arial"/>
          <w:u w:val="single"/>
        </w:rPr>
      </w:pPr>
      <w:r>
        <w:rPr>
          <w:rFonts w:ascii="Arial" w:hAnsi="Arial" w:cs="Arial"/>
          <w:b/>
          <w:bCs/>
          <w:u w:val="single"/>
        </w:rPr>
        <w:t xml:space="preserve">Action Potential Current Thresholds Increase </w:t>
      </w:r>
      <w:r w:rsidR="002C48D5">
        <w:rPr>
          <w:rFonts w:ascii="Arial" w:hAnsi="Arial" w:cs="Arial"/>
          <w:b/>
          <w:bCs/>
          <w:u w:val="single"/>
        </w:rPr>
        <w:t xml:space="preserve">and Kinetics are Slightly Slower </w:t>
      </w:r>
      <w:r w:rsidRPr="00081DB6">
        <w:rPr>
          <w:rFonts w:ascii="Arial" w:hAnsi="Arial" w:cs="Arial"/>
          <w:b/>
          <w:bCs/>
          <w:u w:val="single"/>
        </w:rPr>
        <w:t xml:space="preserve">Following </w:t>
      </w:r>
      <w:r w:rsidRPr="002C3930">
        <w:rPr>
          <w:rFonts w:ascii="Arial" w:hAnsi="Arial" w:cs="Arial"/>
          <w:b/>
          <w:bCs/>
          <w:i/>
          <w:iCs/>
          <w:u w:val="single"/>
        </w:rPr>
        <w:t xml:space="preserve">In Vivo </w:t>
      </w:r>
      <w:r w:rsidRPr="002C3930">
        <w:rPr>
          <w:rFonts w:ascii="Arial" w:hAnsi="Arial" w:cs="Arial"/>
          <w:b/>
          <w:bCs/>
          <w:u w:val="single"/>
        </w:rPr>
        <w:t xml:space="preserve">Silencing at the </w:t>
      </w:r>
      <w:proofErr w:type="gramStart"/>
      <w:r w:rsidRPr="002C3930">
        <w:rPr>
          <w:rFonts w:ascii="Arial" w:hAnsi="Arial" w:cs="Arial"/>
          <w:b/>
          <w:bCs/>
          <w:u w:val="single"/>
        </w:rPr>
        <w:t>CH:MNTB</w:t>
      </w:r>
      <w:proofErr w:type="gramEnd"/>
      <w:r w:rsidRPr="002C3930">
        <w:rPr>
          <w:rFonts w:ascii="Arial" w:hAnsi="Arial" w:cs="Arial"/>
          <w:b/>
          <w:bCs/>
          <w:u w:val="single"/>
        </w:rPr>
        <w:t xml:space="preserve"> Connection</w:t>
      </w:r>
    </w:p>
    <w:p w14:paraId="57A9E3CD" w14:textId="78C38898" w:rsidR="009F025E" w:rsidRDefault="00EB72D2" w:rsidP="00864A0A">
      <w:pPr>
        <w:spacing w:after="0" w:line="480" w:lineRule="auto"/>
        <w:jc w:val="both"/>
        <w:rPr>
          <w:rFonts w:ascii="Arial" w:hAnsi="Arial" w:cs="Arial"/>
        </w:rPr>
      </w:pPr>
      <w:r>
        <w:rPr>
          <w:rFonts w:ascii="Arial" w:hAnsi="Arial" w:cs="Arial"/>
        </w:rPr>
        <w:t xml:space="preserve">We next wondered if the functional delays described in the previous section affected </w:t>
      </w:r>
      <w:r w:rsidR="00B92882">
        <w:rPr>
          <w:rFonts w:ascii="Arial" w:hAnsi="Arial" w:cs="Arial"/>
        </w:rPr>
        <w:t xml:space="preserve">AP </w:t>
      </w:r>
      <w:r>
        <w:rPr>
          <w:rFonts w:ascii="Arial" w:hAnsi="Arial" w:cs="Arial"/>
        </w:rPr>
        <w:t xml:space="preserve">characteristics such as PN current and voltage thresholds, and action potential waveform kinetics (Fig. </w:t>
      </w:r>
      <w:r w:rsidR="000D7145">
        <w:rPr>
          <w:rFonts w:ascii="Arial" w:hAnsi="Arial" w:cs="Arial"/>
        </w:rPr>
        <w:t>5</w:t>
      </w:r>
      <w:r>
        <w:rPr>
          <w:rFonts w:ascii="Arial" w:hAnsi="Arial" w:cs="Arial"/>
        </w:rPr>
        <w:t xml:space="preserve"> and </w:t>
      </w:r>
      <w:r w:rsidRPr="00EB72D2">
        <w:rPr>
          <w:rFonts w:ascii="Arial" w:hAnsi="Arial" w:cs="Arial"/>
          <w:highlight w:val="yellow"/>
        </w:rPr>
        <w:t>Table 3.5</w:t>
      </w:r>
      <w:r>
        <w:rPr>
          <w:rFonts w:ascii="Arial" w:hAnsi="Arial" w:cs="Arial"/>
        </w:rPr>
        <w:t xml:space="preserve">). </w:t>
      </w:r>
      <w:r w:rsidR="008900B8">
        <w:rPr>
          <w:rFonts w:ascii="Arial" w:hAnsi="Arial" w:cs="Arial"/>
        </w:rPr>
        <w:t>These</w:t>
      </w:r>
      <w:r w:rsidR="00B92882">
        <w:rPr>
          <w:rFonts w:ascii="Arial" w:hAnsi="Arial" w:cs="Arial"/>
        </w:rPr>
        <w:t xml:space="preserve"> </w:t>
      </w:r>
      <w:r>
        <w:rPr>
          <w:rFonts w:ascii="Arial" w:hAnsi="Arial" w:cs="Arial"/>
        </w:rPr>
        <w:t xml:space="preserve">parameters were </w:t>
      </w:r>
      <w:r w:rsidR="008900B8">
        <w:rPr>
          <w:rFonts w:ascii="Arial" w:hAnsi="Arial" w:cs="Arial"/>
        </w:rPr>
        <w:t xml:space="preserve">quantified </w:t>
      </w:r>
      <w:r>
        <w:rPr>
          <w:rFonts w:ascii="Arial" w:hAnsi="Arial" w:cs="Arial"/>
        </w:rPr>
        <w:t>from the first suprathreshold spike</w:t>
      </w:r>
      <w:r w:rsidR="000D08E7">
        <w:rPr>
          <w:rFonts w:ascii="Arial" w:hAnsi="Arial" w:cs="Arial"/>
        </w:rPr>
        <w:t>s</w:t>
      </w:r>
      <w:r>
        <w:rPr>
          <w:rFonts w:ascii="Arial" w:hAnsi="Arial" w:cs="Arial"/>
        </w:rPr>
        <w:t xml:space="preserve"> elicited from depolarizing current injection</w:t>
      </w:r>
      <w:r w:rsidR="000D08E7">
        <w:rPr>
          <w:rFonts w:ascii="Arial" w:hAnsi="Arial" w:cs="Arial"/>
        </w:rPr>
        <w:t xml:space="preserve"> and their phase</w:t>
      </w:r>
      <w:r w:rsidR="00204CF4">
        <w:rPr>
          <w:rFonts w:ascii="Arial" w:hAnsi="Arial" w:cs="Arial"/>
        </w:rPr>
        <w:t xml:space="preserve">-plane </w:t>
      </w:r>
      <w:r w:rsidR="000D08E7">
        <w:rPr>
          <w:rFonts w:ascii="Arial" w:hAnsi="Arial" w:cs="Arial"/>
        </w:rPr>
        <w:t>plots</w:t>
      </w:r>
      <w:r>
        <w:rPr>
          <w:rFonts w:ascii="Arial" w:hAnsi="Arial" w:cs="Arial"/>
        </w:rPr>
        <w:t xml:space="preserve"> </w:t>
      </w:r>
      <w:r w:rsidR="005A35E2">
        <w:rPr>
          <w:rFonts w:ascii="Arial" w:hAnsi="Arial" w:cs="Arial"/>
        </w:rPr>
        <w:t xml:space="preserve">as illustrated by exemplary waveforms at P6 </w:t>
      </w:r>
      <w:r w:rsidR="002A098F">
        <w:rPr>
          <w:rFonts w:ascii="Arial" w:hAnsi="Arial" w:cs="Arial"/>
        </w:rPr>
        <w:t>(Fig. 5A)</w:t>
      </w:r>
      <w:r>
        <w:rPr>
          <w:rFonts w:ascii="Arial" w:hAnsi="Arial" w:cs="Arial"/>
        </w:rPr>
        <w:t xml:space="preserve">. </w:t>
      </w:r>
      <w:r w:rsidR="00204CF4" w:rsidRPr="00204CF4">
        <w:rPr>
          <w:rFonts w:ascii="Arial" w:hAnsi="Arial" w:cs="Arial"/>
        </w:rPr>
        <w:t>Phase-plane plots illustrate the effects of TeNT expression on AP properties plotting the time derivative of the voltage (</w:t>
      </w:r>
      <w:proofErr w:type="spellStart"/>
      <w:r w:rsidR="00204CF4" w:rsidRPr="00204CF4">
        <w:rPr>
          <w:rFonts w:ascii="Arial" w:hAnsi="Arial" w:cs="Arial"/>
        </w:rPr>
        <w:t>dV</w:t>
      </w:r>
      <w:proofErr w:type="spellEnd"/>
      <w:r w:rsidR="00204CF4" w:rsidRPr="00204CF4">
        <w:rPr>
          <w:rFonts w:ascii="Arial" w:hAnsi="Arial" w:cs="Arial"/>
        </w:rPr>
        <w:t xml:space="preserve">/dT) versus the membrane potential showing a depolarizing shift in the spike threshold </w:t>
      </w:r>
      <w:r w:rsidR="00204CF4" w:rsidRPr="00204CF4">
        <w:rPr>
          <w:rFonts w:ascii="Arial" w:hAnsi="Arial" w:cs="Arial"/>
        </w:rPr>
        <w:lastRenderedPageBreak/>
        <w:t xml:space="preserve">(inflection point), increased peak amplitude in </w:t>
      </w:r>
      <w:proofErr w:type="spellStart"/>
      <w:r w:rsidR="00204CF4" w:rsidRPr="00204CF4">
        <w:rPr>
          <w:rFonts w:ascii="Arial" w:hAnsi="Arial" w:cs="Arial"/>
        </w:rPr>
        <w:t>cMNTB</w:t>
      </w:r>
      <w:proofErr w:type="spellEnd"/>
      <w:r w:rsidR="00204CF4" w:rsidRPr="00204CF4">
        <w:rPr>
          <w:rFonts w:ascii="Arial" w:hAnsi="Arial" w:cs="Arial"/>
        </w:rPr>
        <w:t xml:space="preserve"> PNs, and reduced repolarization rate, though results were not significant across development (Fig. 5A and 5C-G). </w:t>
      </w:r>
      <w:r w:rsidR="00994E50">
        <w:rPr>
          <w:rFonts w:ascii="Arial" w:hAnsi="Arial" w:cs="Arial"/>
        </w:rPr>
        <w:t>T</w:t>
      </w:r>
      <w:r w:rsidR="002A098F">
        <w:rPr>
          <w:rFonts w:ascii="Arial" w:hAnsi="Arial" w:cs="Arial"/>
        </w:rPr>
        <w:t xml:space="preserve">he threshold current </w:t>
      </w:r>
      <w:r w:rsidR="00994E50">
        <w:rPr>
          <w:rFonts w:ascii="Arial" w:hAnsi="Arial" w:cs="Arial"/>
        </w:rPr>
        <w:t xml:space="preserve">required </w:t>
      </w:r>
      <w:r w:rsidR="002A098F">
        <w:rPr>
          <w:rFonts w:ascii="Arial" w:hAnsi="Arial" w:cs="Arial"/>
        </w:rPr>
        <w:t xml:space="preserve">to elicit a spike in </w:t>
      </w:r>
      <w:proofErr w:type="spellStart"/>
      <w:r w:rsidR="00994E50">
        <w:rPr>
          <w:rFonts w:ascii="Arial" w:hAnsi="Arial" w:cs="Arial"/>
        </w:rPr>
        <w:t>c</w:t>
      </w:r>
      <w:r w:rsidR="002A098F">
        <w:rPr>
          <w:rFonts w:ascii="Arial" w:hAnsi="Arial" w:cs="Arial"/>
        </w:rPr>
        <w:t>MNTB</w:t>
      </w:r>
      <w:proofErr w:type="spellEnd"/>
      <w:r w:rsidR="002A098F">
        <w:rPr>
          <w:rFonts w:ascii="Arial" w:hAnsi="Arial" w:cs="Arial"/>
        </w:rPr>
        <w:t xml:space="preserve"> PNs was </w:t>
      </w:r>
      <w:r w:rsidR="00C02F9F">
        <w:rPr>
          <w:rFonts w:ascii="Arial" w:hAnsi="Arial" w:cs="Arial"/>
        </w:rPr>
        <w:t>≈</w:t>
      </w:r>
      <w:r w:rsidR="00994E50">
        <w:rPr>
          <w:rFonts w:ascii="Arial" w:hAnsi="Arial" w:cs="Arial"/>
        </w:rPr>
        <w:t>50-</w:t>
      </w:r>
      <w:r w:rsidR="00C02F9F">
        <w:rPr>
          <w:rFonts w:ascii="Arial" w:hAnsi="Arial" w:cs="Arial"/>
        </w:rPr>
        <w:t>7</w:t>
      </w:r>
      <w:r w:rsidR="00994E50">
        <w:rPr>
          <w:rFonts w:ascii="Arial" w:hAnsi="Arial" w:cs="Arial"/>
        </w:rPr>
        <w:t xml:space="preserve">0 </w:t>
      </w:r>
      <w:proofErr w:type="spellStart"/>
      <w:r w:rsidR="00994E50">
        <w:rPr>
          <w:rFonts w:ascii="Arial" w:hAnsi="Arial" w:cs="Arial"/>
        </w:rPr>
        <w:t>pA</w:t>
      </w:r>
      <w:proofErr w:type="spellEnd"/>
      <w:r w:rsidR="00994E50">
        <w:rPr>
          <w:rFonts w:ascii="Arial" w:hAnsi="Arial" w:cs="Arial"/>
        </w:rPr>
        <w:t xml:space="preserve"> at P4 and P6, more consistent with P2 in control animals (Hoffpauir et al. 2010), and just exceeded 100 </w:t>
      </w:r>
      <w:proofErr w:type="spellStart"/>
      <w:r w:rsidR="00994E50">
        <w:rPr>
          <w:rFonts w:ascii="Arial" w:hAnsi="Arial" w:cs="Arial"/>
        </w:rPr>
        <w:t>pA</w:t>
      </w:r>
      <w:proofErr w:type="spellEnd"/>
      <w:r w:rsidR="00994E50">
        <w:rPr>
          <w:rFonts w:ascii="Arial" w:hAnsi="Arial" w:cs="Arial"/>
        </w:rPr>
        <w:t xml:space="preserve"> at P9, more consistent with P</w:t>
      </w:r>
      <w:r w:rsidR="00204CF4">
        <w:rPr>
          <w:rFonts w:ascii="Arial" w:hAnsi="Arial" w:cs="Arial"/>
        </w:rPr>
        <w:t>3-P</w:t>
      </w:r>
      <w:r w:rsidR="00994E50">
        <w:rPr>
          <w:rFonts w:ascii="Arial" w:hAnsi="Arial" w:cs="Arial"/>
        </w:rPr>
        <w:t xml:space="preserve">4 in control animals (Hoffpauir et al. 2010) and </w:t>
      </w:r>
      <w:proofErr w:type="spellStart"/>
      <w:r w:rsidR="00994E50">
        <w:rPr>
          <w:rFonts w:ascii="Arial" w:hAnsi="Arial" w:cs="Arial"/>
        </w:rPr>
        <w:t>iMNTB</w:t>
      </w:r>
      <w:proofErr w:type="spellEnd"/>
      <w:r w:rsidR="00994E50">
        <w:rPr>
          <w:rFonts w:ascii="Arial" w:hAnsi="Arial" w:cs="Arial"/>
        </w:rPr>
        <w:t xml:space="preserve"> from these data (Fig. 5B). </w:t>
      </w:r>
      <w:r w:rsidR="000D08E7">
        <w:rPr>
          <w:rFonts w:ascii="Arial" w:hAnsi="Arial" w:cs="Arial"/>
        </w:rPr>
        <w:t xml:space="preserve">Values were on average lower at P14, but not statistically significant. </w:t>
      </w:r>
      <w:r w:rsidR="002D5DE6">
        <w:rPr>
          <w:rFonts w:ascii="Arial" w:hAnsi="Arial" w:cs="Arial"/>
        </w:rPr>
        <w:t xml:space="preserve">Voltage thresholds were </w:t>
      </w:r>
      <w:r w:rsidR="00204CF4">
        <w:rPr>
          <w:rFonts w:ascii="Arial" w:hAnsi="Arial" w:cs="Arial"/>
        </w:rPr>
        <w:t>more depolarized</w:t>
      </w:r>
      <w:r w:rsidR="002D5DE6">
        <w:rPr>
          <w:rFonts w:ascii="Arial" w:hAnsi="Arial" w:cs="Arial"/>
        </w:rPr>
        <w:t xml:space="preserve"> on average by several mV across ages, but due to the variance in values (range 10-20 mV across conditions and ages) were only significantly different at P9 (Fig. 5C).</w:t>
      </w:r>
      <w:r w:rsidR="002603DE">
        <w:rPr>
          <w:rFonts w:ascii="Arial" w:hAnsi="Arial" w:cs="Arial"/>
        </w:rPr>
        <w:t xml:space="preserve"> </w:t>
      </w:r>
      <w:r w:rsidR="00D13523">
        <w:rPr>
          <w:rFonts w:ascii="Arial" w:hAnsi="Arial" w:cs="Arial"/>
        </w:rPr>
        <w:t xml:space="preserve">At P4-9, consistently slower depolarization and repolarization rates, although not significant individually, and similar amplitudes, resulted in slightly broader half-width (significant at P4; Fig. 5D-G and </w:t>
      </w:r>
      <w:r w:rsidR="00D13523" w:rsidRPr="00B23A63">
        <w:rPr>
          <w:rFonts w:ascii="Arial" w:hAnsi="Arial" w:cs="Arial"/>
          <w:highlight w:val="yellow"/>
        </w:rPr>
        <w:t>Table 3.5</w:t>
      </w:r>
      <w:r w:rsidR="00D13523">
        <w:rPr>
          <w:rFonts w:ascii="Arial" w:hAnsi="Arial" w:cs="Arial"/>
        </w:rPr>
        <w:t>).</w:t>
      </w:r>
    </w:p>
    <w:p w14:paraId="1067CA2B" w14:textId="77777777" w:rsidR="009F025E" w:rsidRPr="009F025E" w:rsidRDefault="009F025E" w:rsidP="00864A0A">
      <w:pPr>
        <w:spacing w:after="0" w:line="480" w:lineRule="auto"/>
        <w:jc w:val="both"/>
        <w:rPr>
          <w:rFonts w:ascii="Arial" w:hAnsi="Arial" w:cs="Arial"/>
        </w:rPr>
      </w:pPr>
    </w:p>
    <w:p w14:paraId="463EB941" w14:textId="00C57CE7" w:rsidR="00B23A63" w:rsidRDefault="00C727F2" w:rsidP="00B23A63">
      <w:pPr>
        <w:spacing w:after="0" w:line="480" w:lineRule="auto"/>
        <w:jc w:val="both"/>
        <w:rPr>
          <w:rFonts w:ascii="Arial" w:hAnsi="Arial" w:cs="Arial"/>
          <w:b/>
          <w:bCs/>
          <w:u w:val="single"/>
        </w:rPr>
      </w:pPr>
      <w:r>
        <w:rPr>
          <w:rFonts w:ascii="Arial" w:hAnsi="Arial" w:cs="Arial"/>
          <w:b/>
          <w:bCs/>
          <w:u w:val="single"/>
        </w:rPr>
        <w:t>Principal Component Analysis Shows the Diverging PN Physiological Maturational Profiles</w:t>
      </w:r>
      <w:r w:rsidR="00B23A63">
        <w:rPr>
          <w:rFonts w:ascii="Arial" w:hAnsi="Arial" w:cs="Arial"/>
          <w:b/>
          <w:bCs/>
          <w:u w:val="single"/>
        </w:rPr>
        <w:t xml:space="preserve"> </w:t>
      </w:r>
      <w:r w:rsidR="00B23A63" w:rsidRPr="00081DB6">
        <w:rPr>
          <w:rFonts w:ascii="Arial" w:hAnsi="Arial" w:cs="Arial"/>
          <w:b/>
          <w:bCs/>
          <w:u w:val="single"/>
        </w:rPr>
        <w:t xml:space="preserve">Following </w:t>
      </w:r>
      <w:r w:rsidR="00B23A63" w:rsidRPr="002C3930">
        <w:rPr>
          <w:rFonts w:ascii="Arial" w:hAnsi="Arial" w:cs="Arial"/>
          <w:b/>
          <w:bCs/>
          <w:i/>
          <w:iCs/>
          <w:u w:val="single"/>
        </w:rPr>
        <w:t xml:space="preserve">In Vivo </w:t>
      </w:r>
      <w:r w:rsidR="00B23A63" w:rsidRPr="002C3930">
        <w:rPr>
          <w:rFonts w:ascii="Arial" w:hAnsi="Arial" w:cs="Arial"/>
          <w:b/>
          <w:bCs/>
          <w:u w:val="single"/>
        </w:rPr>
        <w:t xml:space="preserve">Silencing at the </w:t>
      </w:r>
      <w:proofErr w:type="gramStart"/>
      <w:r w:rsidR="00B23A63" w:rsidRPr="002C3930">
        <w:rPr>
          <w:rFonts w:ascii="Arial" w:hAnsi="Arial" w:cs="Arial"/>
          <w:b/>
          <w:bCs/>
          <w:u w:val="single"/>
        </w:rPr>
        <w:t>CH:MNTB</w:t>
      </w:r>
      <w:proofErr w:type="gramEnd"/>
      <w:r w:rsidR="00B23A63" w:rsidRPr="002C3930">
        <w:rPr>
          <w:rFonts w:ascii="Arial" w:hAnsi="Arial" w:cs="Arial"/>
          <w:b/>
          <w:bCs/>
          <w:u w:val="single"/>
        </w:rPr>
        <w:t xml:space="preserve"> Connection</w:t>
      </w:r>
    </w:p>
    <w:p w14:paraId="2F6D8AD6" w14:textId="481DFEAE" w:rsidR="009F025E" w:rsidRPr="009F025E" w:rsidRDefault="009F025E" w:rsidP="00B23A63">
      <w:pPr>
        <w:spacing w:after="0" w:line="480" w:lineRule="auto"/>
        <w:jc w:val="both"/>
        <w:rPr>
          <w:rFonts w:ascii="Arial" w:hAnsi="Arial" w:cs="Arial"/>
        </w:rPr>
      </w:pPr>
      <w:r>
        <w:rPr>
          <w:rFonts w:ascii="Arial" w:hAnsi="Arial" w:cs="Arial"/>
        </w:rPr>
        <w:t xml:space="preserve">Following TeNT expression </w:t>
      </w:r>
      <w:r w:rsidRPr="009F025E">
        <w:rPr>
          <w:rFonts w:ascii="Arial" w:hAnsi="Arial" w:cs="Arial"/>
        </w:rPr>
        <w:t>apparent differential expression of ion channels is evident by the increased excitability</w:t>
      </w:r>
      <w:r>
        <w:rPr>
          <w:rFonts w:ascii="Arial" w:hAnsi="Arial" w:cs="Arial"/>
        </w:rPr>
        <w:t xml:space="preserve">, </w:t>
      </w:r>
      <w:r w:rsidRPr="009F025E">
        <w:rPr>
          <w:rFonts w:ascii="Arial" w:hAnsi="Arial" w:cs="Arial"/>
        </w:rPr>
        <w:t>persistent tonic firing pattern,</w:t>
      </w:r>
      <w:r>
        <w:rPr>
          <w:rFonts w:ascii="Arial" w:hAnsi="Arial" w:cs="Arial"/>
        </w:rPr>
        <w:t xml:space="preserve"> </w:t>
      </w:r>
      <w:r w:rsidRPr="009F025E">
        <w:rPr>
          <w:rFonts w:ascii="Arial" w:hAnsi="Arial"/>
        </w:rPr>
        <w:t xml:space="preserve">and </w:t>
      </w:r>
      <w:r>
        <w:rPr>
          <w:rFonts w:ascii="Arial" w:hAnsi="Arial"/>
        </w:rPr>
        <w:t xml:space="preserve">slower AP kinetics and </w:t>
      </w:r>
      <w:r w:rsidRPr="009F025E">
        <w:rPr>
          <w:rFonts w:ascii="Arial" w:hAnsi="Arial"/>
        </w:rPr>
        <w:t>spike broadening</w:t>
      </w:r>
      <w:r w:rsidRPr="009F025E">
        <w:rPr>
          <w:rFonts w:ascii="Arial" w:hAnsi="Arial" w:cs="Arial"/>
        </w:rPr>
        <w:t xml:space="preserve"> (Figs. 3, 4, and 5).</w:t>
      </w:r>
      <w:r w:rsidR="00C053A6">
        <w:rPr>
          <w:rFonts w:ascii="Arial" w:hAnsi="Arial" w:cs="Arial"/>
        </w:rPr>
        <w:t xml:space="preserve"> To better understand how </w:t>
      </w:r>
      <w:r w:rsidR="00F61645">
        <w:rPr>
          <w:rFonts w:ascii="Arial" w:hAnsi="Arial" w:cs="Arial"/>
        </w:rPr>
        <w:t>TeNT expression contributes to the delay in maturation of PN physiological properties we performed a principal component analysis (PCA) of the electrophysiological parameters</w:t>
      </w:r>
      <w:r w:rsidR="00481870">
        <w:rPr>
          <w:rFonts w:ascii="Arial" w:hAnsi="Arial" w:cs="Arial"/>
        </w:rPr>
        <w:t xml:space="preserve"> comparing </w:t>
      </w:r>
      <w:proofErr w:type="spellStart"/>
      <w:r w:rsidR="00481870">
        <w:rPr>
          <w:rFonts w:ascii="Arial" w:hAnsi="Arial" w:cs="Arial"/>
        </w:rPr>
        <w:t>iMNTB</w:t>
      </w:r>
      <w:proofErr w:type="spellEnd"/>
      <w:r w:rsidR="00481870">
        <w:rPr>
          <w:rFonts w:ascii="Arial" w:hAnsi="Arial" w:cs="Arial"/>
        </w:rPr>
        <w:t xml:space="preserve"> and </w:t>
      </w:r>
      <w:proofErr w:type="spellStart"/>
      <w:r w:rsidR="00481870">
        <w:rPr>
          <w:rFonts w:ascii="Arial" w:hAnsi="Arial" w:cs="Arial"/>
        </w:rPr>
        <w:t>cMNTB</w:t>
      </w:r>
      <w:proofErr w:type="spellEnd"/>
      <w:r w:rsidR="00481870">
        <w:rPr>
          <w:rFonts w:ascii="Arial" w:hAnsi="Arial" w:cs="Arial"/>
        </w:rPr>
        <w:t xml:space="preserve"> PNs</w:t>
      </w:r>
      <w:r w:rsidR="00F61645">
        <w:rPr>
          <w:rFonts w:ascii="Arial" w:hAnsi="Arial" w:cs="Arial"/>
        </w:rPr>
        <w:t xml:space="preserve"> across development (Fig. 6).</w:t>
      </w:r>
      <w:r w:rsidR="008F3F0C">
        <w:rPr>
          <w:rFonts w:ascii="Arial" w:hAnsi="Arial" w:cs="Arial"/>
        </w:rPr>
        <w:t xml:space="preserve"> </w:t>
      </w:r>
      <w:r w:rsidR="005B3435">
        <w:rPr>
          <w:rFonts w:ascii="Arial" w:hAnsi="Arial" w:cs="Arial"/>
        </w:rPr>
        <w:t xml:space="preserve">We performed an initial PCA on P9 </w:t>
      </w:r>
      <w:proofErr w:type="spellStart"/>
      <w:r w:rsidR="005B3435">
        <w:rPr>
          <w:rFonts w:ascii="Arial" w:hAnsi="Arial" w:cs="Arial"/>
        </w:rPr>
        <w:t>iMNTB</w:t>
      </w:r>
      <w:proofErr w:type="spellEnd"/>
      <w:r w:rsidR="005B3435">
        <w:rPr>
          <w:rFonts w:ascii="Arial" w:hAnsi="Arial" w:cs="Arial"/>
        </w:rPr>
        <w:t xml:space="preserve"> PNs, which represent an </w:t>
      </w:r>
      <w:proofErr w:type="gramStart"/>
      <w:r w:rsidR="005B3435">
        <w:rPr>
          <w:rFonts w:ascii="Arial" w:hAnsi="Arial" w:cs="Arial"/>
        </w:rPr>
        <w:t>end-point</w:t>
      </w:r>
      <w:proofErr w:type="gramEnd"/>
      <w:r w:rsidR="005B3435">
        <w:rPr>
          <w:rFonts w:ascii="Arial" w:hAnsi="Arial" w:cs="Arial"/>
        </w:rPr>
        <w:t xml:space="preserve"> of maturation with most physiological parameters plateauing at this age (Hoffpauir et al., 2010; Rusu &amp; Borst, 2011), analyzing 10 electrophysiological parameters (Fig. 6A). The first two principal components accounted for 67.9% of </w:t>
      </w:r>
      <w:r w:rsidR="008E5933">
        <w:rPr>
          <w:rFonts w:ascii="Arial" w:hAnsi="Arial" w:cs="Arial"/>
        </w:rPr>
        <w:t xml:space="preserve">the </w:t>
      </w:r>
      <w:r w:rsidR="005B3435">
        <w:rPr>
          <w:rFonts w:ascii="Arial" w:hAnsi="Arial" w:cs="Arial"/>
        </w:rPr>
        <w:t>variance</w:t>
      </w:r>
      <w:r w:rsidR="008E5933">
        <w:rPr>
          <w:rFonts w:ascii="Arial" w:hAnsi="Arial" w:cs="Arial"/>
        </w:rPr>
        <w:t xml:space="preserve"> with AP waveform parameters (amplitude, half-width, and maximum depolarization and repolarization rate)</w:t>
      </w:r>
      <w:r w:rsidR="005B3435">
        <w:rPr>
          <w:rFonts w:ascii="Arial" w:hAnsi="Arial" w:cs="Arial"/>
        </w:rPr>
        <w:t xml:space="preserve"> </w:t>
      </w:r>
      <w:r w:rsidR="008E5933">
        <w:rPr>
          <w:rFonts w:ascii="Arial" w:hAnsi="Arial" w:cs="Arial"/>
        </w:rPr>
        <w:t xml:space="preserve">and intrinsic properties (RMP, threshold current, </w:t>
      </w:r>
      <w:r w:rsidR="008E5933">
        <w:rPr>
          <w:rFonts w:ascii="Arial" w:hAnsi="Arial" w:cs="Arial"/>
        </w:rPr>
        <w:lastRenderedPageBreak/>
        <w:t>input resistance, and membrane time constant) contributing to the variability in the first and second principal components, respectively (Fig. 6A</w:t>
      </w:r>
      <w:r w:rsidR="00A15D82">
        <w:rPr>
          <w:rFonts w:ascii="Arial" w:hAnsi="Arial" w:cs="Arial"/>
        </w:rPr>
        <w:t>, B</w:t>
      </w:r>
      <w:r w:rsidR="008E5933">
        <w:rPr>
          <w:rFonts w:ascii="Arial" w:hAnsi="Arial" w:cs="Arial"/>
        </w:rPr>
        <w:t xml:space="preserve">). </w:t>
      </w:r>
      <w:r w:rsidR="008C4A20">
        <w:rPr>
          <w:rFonts w:ascii="Arial" w:hAnsi="Arial" w:cs="Arial"/>
        </w:rPr>
        <w:t xml:space="preserve">Following PCA of P9 </w:t>
      </w:r>
      <w:proofErr w:type="spellStart"/>
      <w:r w:rsidR="008C4A20">
        <w:rPr>
          <w:rFonts w:ascii="Arial" w:hAnsi="Arial" w:cs="Arial"/>
        </w:rPr>
        <w:t>iMNTB</w:t>
      </w:r>
      <w:proofErr w:type="spellEnd"/>
      <w:r w:rsidR="008C4A20">
        <w:rPr>
          <w:rFonts w:ascii="Arial" w:hAnsi="Arial" w:cs="Arial"/>
        </w:rPr>
        <w:t xml:space="preserve"> PNs a K-means clustering algorithm was applied identifying four clusters of cells with similar electrophysiological properties. </w:t>
      </w:r>
      <w:r w:rsidR="0036593A">
        <w:rPr>
          <w:rFonts w:ascii="Arial" w:hAnsi="Arial" w:cs="Arial"/>
        </w:rPr>
        <w:t xml:space="preserve">The significant distinction between each cluster of PNs is likely associated with the large variability of each individual electrophysiological parameter (Fig. 3, 5, and 6A). The three tonic cells in the P9 </w:t>
      </w:r>
      <w:proofErr w:type="spellStart"/>
      <w:r w:rsidR="0036593A">
        <w:rPr>
          <w:rFonts w:ascii="Arial" w:hAnsi="Arial" w:cs="Arial"/>
        </w:rPr>
        <w:t>iMNTB</w:t>
      </w:r>
      <w:proofErr w:type="spellEnd"/>
      <w:r w:rsidR="0036593A">
        <w:rPr>
          <w:rFonts w:ascii="Arial" w:hAnsi="Arial" w:cs="Arial"/>
        </w:rPr>
        <w:t xml:space="preserve"> group are generally more excitable with a depolarized RMP</w:t>
      </w:r>
      <w:r w:rsidR="00A15D82">
        <w:rPr>
          <w:rFonts w:ascii="Arial" w:hAnsi="Arial" w:cs="Arial"/>
        </w:rPr>
        <w:t xml:space="preserve"> and </w:t>
      </w:r>
      <w:r w:rsidR="0036593A">
        <w:rPr>
          <w:rFonts w:ascii="Arial" w:hAnsi="Arial" w:cs="Arial"/>
        </w:rPr>
        <w:t xml:space="preserve">high input </w:t>
      </w:r>
      <w:r w:rsidR="00A15D82">
        <w:rPr>
          <w:rFonts w:ascii="Arial" w:hAnsi="Arial" w:cs="Arial"/>
        </w:rPr>
        <w:t>resistance and have larger and faster rising APs likely reflecting increased Na</w:t>
      </w:r>
      <w:r w:rsidR="00A15D82" w:rsidRPr="00A15D82">
        <w:rPr>
          <w:rFonts w:ascii="Arial" w:hAnsi="Arial" w:cs="Arial"/>
          <w:vertAlign w:val="superscript"/>
        </w:rPr>
        <w:t>+</w:t>
      </w:r>
      <w:r w:rsidR="00A15D82">
        <w:rPr>
          <w:rFonts w:ascii="Arial" w:hAnsi="Arial" w:cs="Arial"/>
        </w:rPr>
        <w:t xml:space="preserve"> conductance, consistent with previous reports characterizing firing pattern</w:t>
      </w:r>
      <w:r w:rsidR="0028245D">
        <w:rPr>
          <w:rFonts w:ascii="Arial" w:hAnsi="Arial" w:cs="Arial"/>
        </w:rPr>
        <w:t xml:space="preserve"> in auditory neurons</w:t>
      </w:r>
      <w:r w:rsidR="00A15D82">
        <w:rPr>
          <w:rFonts w:ascii="Arial" w:hAnsi="Arial" w:cs="Arial"/>
        </w:rPr>
        <w:t xml:space="preserve"> </w:t>
      </w:r>
      <w:r w:rsidR="0036593A">
        <w:rPr>
          <w:rFonts w:ascii="Arial" w:hAnsi="Arial" w:cs="Arial"/>
        </w:rPr>
        <w:t xml:space="preserve">(Bondy et al., 2021; Hoffpauir et al., 2010; </w:t>
      </w:r>
      <w:proofErr w:type="spellStart"/>
      <w:r w:rsidR="0036593A">
        <w:rPr>
          <w:rFonts w:ascii="Arial" w:hAnsi="Arial" w:cs="Arial"/>
        </w:rPr>
        <w:t>Sierksma</w:t>
      </w:r>
      <w:proofErr w:type="spellEnd"/>
      <w:r w:rsidR="0036593A">
        <w:rPr>
          <w:rFonts w:ascii="Arial" w:hAnsi="Arial" w:cs="Arial"/>
        </w:rPr>
        <w:t xml:space="preserve"> et al., 2017).</w:t>
      </w:r>
      <w:r w:rsidR="0078765B">
        <w:rPr>
          <w:rFonts w:ascii="Arial" w:hAnsi="Arial" w:cs="Arial"/>
        </w:rPr>
        <w:t xml:space="preserve"> To compare the physiological maturation stages of MNTB PNs across development we projected P4 and P6 </w:t>
      </w:r>
      <w:proofErr w:type="spellStart"/>
      <w:r w:rsidR="0078765B">
        <w:rPr>
          <w:rFonts w:ascii="Arial" w:hAnsi="Arial" w:cs="Arial"/>
        </w:rPr>
        <w:t>iMNTB</w:t>
      </w:r>
      <w:proofErr w:type="spellEnd"/>
      <w:r w:rsidR="0078765B">
        <w:rPr>
          <w:rFonts w:ascii="Arial" w:hAnsi="Arial" w:cs="Arial"/>
        </w:rPr>
        <w:t xml:space="preserve"> neurons onto the 2D PCA space of P9 </w:t>
      </w:r>
      <w:proofErr w:type="spellStart"/>
      <w:r w:rsidR="0078765B">
        <w:rPr>
          <w:rFonts w:ascii="Arial" w:hAnsi="Arial" w:cs="Arial"/>
        </w:rPr>
        <w:t>iMNTB</w:t>
      </w:r>
      <w:proofErr w:type="spellEnd"/>
      <w:r w:rsidR="0078765B">
        <w:rPr>
          <w:rFonts w:ascii="Arial" w:hAnsi="Arial" w:cs="Arial"/>
        </w:rPr>
        <w:t xml:space="preserve"> neurons (Fig. 6C). We chose a projection approach onto lower dimensional space instead of grouping all PNs as traditional PCA standardizes electrophysiological parameters for individual neurons based on the mean and standard deviation for all age groups. Given that during development the </w:t>
      </w:r>
      <w:r w:rsidR="00190A87">
        <w:rPr>
          <w:rFonts w:ascii="Arial" w:hAnsi="Arial" w:cs="Arial"/>
        </w:rPr>
        <w:t xml:space="preserve">physiological properties of MNTB PNs continue to mature after the growth phase of the CH </w:t>
      </w:r>
      <w:r w:rsidR="0078765B">
        <w:rPr>
          <w:rFonts w:ascii="Arial" w:hAnsi="Arial" w:cs="Arial"/>
        </w:rPr>
        <w:t xml:space="preserve">(Hoffpauir et al., 2010; Rusu &amp; Borst, 2011; </w:t>
      </w:r>
      <w:proofErr w:type="spellStart"/>
      <w:r w:rsidR="0078765B">
        <w:rPr>
          <w:rFonts w:ascii="Arial" w:hAnsi="Arial" w:cs="Arial"/>
        </w:rPr>
        <w:t>Sierksma</w:t>
      </w:r>
      <w:proofErr w:type="spellEnd"/>
      <w:r w:rsidR="0078765B">
        <w:rPr>
          <w:rFonts w:ascii="Arial" w:hAnsi="Arial" w:cs="Arial"/>
        </w:rPr>
        <w:t xml:space="preserve"> et al., 2017)</w:t>
      </w:r>
      <w:r w:rsidR="00190A87">
        <w:rPr>
          <w:rFonts w:ascii="Arial" w:hAnsi="Arial" w:cs="Arial"/>
        </w:rPr>
        <w:t xml:space="preserve"> we set P9 </w:t>
      </w:r>
      <w:proofErr w:type="spellStart"/>
      <w:r w:rsidR="00190A87">
        <w:rPr>
          <w:rFonts w:ascii="Arial" w:hAnsi="Arial" w:cs="Arial"/>
        </w:rPr>
        <w:t>iMNTB</w:t>
      </w:r>
      <w:proofErr w:type="spellEnd"/>
      <w:r w:rsidR="00190A87">
        <w:rPr>
          <w:rFonts w:ascii="Arial" w:hAnsi="Arial" w:cs="Arial"/>
        </w:rPr>
        <w:t xml:space="preserve"> as the maturation </w:t>
      </w:r>
      <w:proofErr w:type="gramStart"/>
      <w:r w:rsidR="00190A87">
        <w:rPr>
          <w:rFonts w:ascii="Arial" w:hAnsi="Arial" w:cs="Arial"/>
        </w:rPr>
        <w:t>end-point</w:t>
      </w:r>
      <w:proofErr w:type="gramEnd"/>
      <w:r w:rsidR="00190A87">
        <w:rPr>
          <w:rFonts w:ascii="Arial" w:hAnsi="Arial" w:cs="Arial"/>
        </w:rPr>
        <w:t xml:space="preserve"> and standardized electrophysiological parameters for the other age groups</w:t>
      </w:r>
      <w:r w:rsidR="00EC5656">
        <w:rPr>
          <w:rFonts w:ascii="Arial" w:hAnsi="Arial" w:cs="Arial"/>
        </w:rPr>
        <w:t xml:space="preserve"> individually</w:t>
      </w:r>
      <w:r w:rsidR="00190A87">
        <w:rPr>
          <w:rFonts w:ascii="Arial" w:hAnsi="Arial" w:cs="Arial"/>
        </w:rPr>
        <w:t xml:space="preserve">, P4 and P6 </w:t>
      </w:r>
      <w:proofErr w:type="spellStart"/>
      <w:r w:rsidR="00190A87">
        <w:rPr>
          <w:rFonts w:ascii="Arial" w:hAnsi="Arial" w:cs="Arial"/>
        </w:rPr>
        <w:t>iMNTB</w:t>
      </w:r>
      <w:proofErr w:type="spellEnd"/>
      <w:r w:rsidR="00190A87">
        <w:rPr>
          <w:rFonts w:ascii="Arial" w:hAnsi="Arial" w:cs="Arial"/>
        </w:rPr>
        <w:t xml:space="preserve">, to </w:t>
      </w:r>
      <w:r w:rsidR="00EC5656">
        <w:rPr>
          <w:rFonts w:ascii="Arial" w:hAnsi="Arial" w:cs="Arial"/>
        </w:rPr>
        <w:t xml:space="preserve">the P9 </w:t>
      </w:r>
      <w:proofErr w:type="spellStart"/>
      <w:r w:rsidR="00EC5656">
        <w:rPr>
          <w:rFonts w:ascii="Arial" w:hAnsi="Arial" w:cs="Arial"/>
        </w:rPr>
        <w:t>iMNTB</w:t>
      </w:r>
      <w:proofErr w:type="spellEnd"/>
      <w:r w:rsidR="00EC5656">
        <w:rPr>
          <w:rFonts w:ascii="Arial" w:hAnsi="Arial" w:cs="Arial"/>
        </w:rPr>
        <w:t xml:space="preserve"> dataset</w:t>
      </w:r>
      <w:r w:rsidR="00914173">
        <w:rPr>
          <w:rFonts w:ascii="Arial" w:hAnsi="Arial" w:cs="Arial"/>
        </w:rPr>
        <w:t xml:space="preserve"> (Fig. 6C)</w:t>
      </w:r>
      <w:r w:rsidR="0078765B">
        <w:rPr>
          <w:rFonts w:ascii="Arial" w:hAnsi="Arial" w:cs="Arial"/>
        </w:rPr>
        <w:t>.</w:t>
      </w:r>
      <w:r w:rsidR="007B61B8">
        <w:rPr>
          <w:rFonts w:ascii="Arial" w:hAnsi="Arial" w:cs="Arial"/>
        </w:rPr>
        <w:t xml:space="preserve"> </w:t>
      </w:r>
      <w:r w:rsidR="004C0C78">
        <w:rPr>
          <w:rFonts w:ascii="Arial" w:hAnsi="Arial" w:cs="Arial"/>
        </w:rPr>
        <w:t xml:space="preserve">From this projection approach the maturational trajectory of MNTB PNs is evident with </w:t>
      </w:r>
      <w:proofErr w:type="gramStart"/>
      <w:r w:rsidR="004C0C78">
        <w:rPr>
          <w:rFonts w:ascii="Arial" w:hAnsi="Arial" w:cs="Arial"/>
        </w:rPr>
        <w:t>a majority of</w:t>
      </w:r>
      <w:proofErr w:type="gramEnd"/>
      <w:r w:rsidR="004C0C78">
        <w:rPr>
          <w:rFonts w:ascii="Arial" w:hAnsi="Arial" w:cs="Arial"/>
        </w:rPr>
        <w:t xml:space="preserve"> the distinction between age groups attributed to the AP waveform kinetics along the first PC axis. A K-means clustering algorithm was applied to the projection data where optimal clustering was achieved for three clusters, identifying age groups</w:t>
      </w:r>
      <w:r w:rsidR="00BF34F4">
        <w:rPr>
          <w:rFonts w:ascii="Arial" w:hAnsi="Arial" w:cs="Arial"/>
        </w:rPr>
        <w:t xml:space="preserve"> (Cluster 1: P4; Cluster 2: P6; Cluster 3: P9)</w:t>
      </w:r>
      <w:r w:rsidR="004C0C78">
        <w:rPr>
          <w:rFonts w:ascii="Arial" w:hAnsi="Arial" w:cs="Arial"/>
        </w:rPr>
        <w:t xml:space="preserve"> with minimal overlap. This clustering </w:t>
      </w:r>
      <w:r w:rsidR="00BF34F4">
        <w:rPr>
          <w:rFonts w:ascii="Arial" w:hAnsi="Arial" w:cs="Arial"/>
        </w:rPr>
        <w:t>methodology</w:t>
      </w:r>
      <w:r w:rsidR="004C0C78">
        <w:rPr>
          <w:rFonts w:ascii="Arial" w:hAnsi="Arial" w:cs="Arial"/>
        </w:rPr>
        <w:t xml:space="preserve"> </w:t>
      </w:r>
      <w:r w:rsidR="00BF34F4">
        <w:rPr>
          <w:rFonts w:ascii="Arial" w:hAnsi="Arial" w:cs="Arial"/>
        </w:rPr>
        <w:t xml:space="preserve">allows for an unbiased approach to identify maturational groups and reduce inherent noise associated with variability in the </w:t>
      </w:r>
      <w:r w:rsidR="00BF34F4">
        <w:rPr>
          <w:rFonts w:ascii="Arial" w:hAnsi="Arial" w:cs="Arial"/>
        </w:rPr>
        <w:lastRenderedPageBreak/>
        <w:t xml:space="preserve">electrophysiological properties of PNs during normal development (Hoffpauir et al., 2010; Rusu &amp; Borst, 2011). Violin plots of the 10 electrophysiological parameters analyzed in the PCA show the maturational changes of </w:t>
      </w:r>
      <w:proofErr w:type="spellStart"/>
      <w:r w:rsidR="00BF34F4">
        <w:rPr>
          <w:rFonts w:ascii="Arial" w:hAnsi="Arial" w:cs="Arial"/>
        </w:rPr>
        <w:t>iMNTB</w:t>
      </w:r>
      <w:proofErr w:type="spellEnd"/>
      <w:r w:rsidR="00BF34F4">
        <w:rPr>
          <w:rFonts w:ascii="Arial" w:hAnsi="Arial" w:cs="Arial"/>
        </w:rPr>
        <w:t xml:space="preserve"> PNs physiological properties, with </w:t>
      </w:r>
      <w:r w:rsidR="00C72107">
        <w:rPr>
          <w:rFonts w:ascii="Arial" w:hAnsi="Arial" w:cs="Arial"/>
        </w:rPr>
        <w:t>the most significant changes from P4-P9 attributed to the AP properties</w:t>
      </w:r>
      <w:r w:rsidR="00BF34F4">
        <w:rPr>
          <w:rFonts w:ascii="Arial" w:hAnsi="Arial" w:cs="Arial"/>
        </w:rPr>
        <w:t xml:space="preserve"> (Fig. 6D).</w:t>
      </w:r>
      <w:r w:rsidR="00C72107">
        <w:rPr>
          <w:rFonts w:ascii="Arial" w:hAnsi="Arial" w:cs="Arial"/>
        </w:rPr>
        <w:t xml:space="preserve"> To better understand the effects of TeNT expression on the maturation of PN physiological properties we performed a combined projection of all age groups and experimental conditions (</w:t>
      </w:r>
      <w:proofErr w:type="spellStart"/>
      <w:r w:rsidR="00C72107">
        <w:rPr>
          <w:rFonts w:ascii="Arial" w:hAnsi="Arial" w:cs="Arial"/>
        </w:rPr>
        <w:t>iMNTB</w:t>
      </w:r>
      <w:proofErr w:type="spellEnd"/>
      <w:r w:rsidR="00C72107">
        <w:rPr>
          <w:rFonts w:ascii="Arial" w:hAnsi="Arial" w:cs="Arial"/>
        </w:rPr>
        <w:t xml:space="preserve">: open symbols and </w:t>
      </w:r>
      <w:proofErr w:type="spellStart"/>
      <w:r w:rsidR="00C72107">
        <w:rPr>
          <w:rFonts w:ascii="Arial" w:hAnsi="Arial" w:cs="Arial"/>
        </w:rPr>
        <w:t>cMNTB</w:t>
      </w:r>
      <w:proofErr w:type="spellEnd"/>
      <w:r w:rsidR="00C72107">
        <w:rPr>
          <w:rFonts w:ascii="Arial" w:hAnsi="Arial" w:cs="Arial"/>
        </w:rPr>
        <w:t xml:space="preserve">: closed symbols) (Fig. 6E). Comparison of P9 </w:t>
      </w:r>
      <w:proofErr w:type="spellStart"/>
      <w:r w:rsidR="00C72107">
        <w:rPr>
          <w:rFonts w:ascii="Arial" w:hAnsi="Arial" w:cs="Arial"/>
        </w:rPr>
        <w:t>iMNTB</w:t>
      </w:r>
      <w:proofErr w:type="spellEnd"/>
      <w:r w:rsidR="00C72107">
        <w:rPr>
          <w:rFonts w:ascii="Arial" w:hAnsi="Arial" w:cs="Arial"/>
        </w:rPr>
        <w:t xml:space="preserve"> and </w:t>
      </w:r>
      <w:proofErr w:type="spellStart"/>
      <w:r w:rsidR="00C72107">
        <w:rPr>
          <w:rFonts w:ascii="Arial" w:hAnsi="Arial" w:cs="Arial"/>
        </w:rPr>
        <w:t>cMNTB</w:t>
      </w:r>
      <w:proofErr w:type="spellEnd"/>
      <w:r w:rsidR="00C72107">
        <w:rPr>
          <w:rFonts w:ascii="Arial" w:hAnsi="Arial" w:cs="Arial"/>
        </w:rPr>
        <w:t xml:space="preserve"> PNs shows a continuum in 2D PCA space. Interestingly, a majority of P4 and P6 </w:t>
      </w:r>
      <w:proofErr w:type="spellStart"/>
      <w:r w:rsidR="00C72107">
        <w:rPr>
          <w:rFonts w:ascii="Arial" w:hAnsi="Arial" w:cs="Arial"/>
        </w:rPr>
        <w:t>cMNTB</w:t>
      </w:r>
      <w:proofErr w:type="spellEnd"/>
      <w:r w:rsidR="00C72107">
        <w:rPr>
          <w:rFonts w:ascii="Arial" w:hAnsi="Arial" w:cs="Arial"/>
        </w:rPr>
        <w:t xml:space="preserve"> PNs </w:t>
      </w:r>
      <w:r w:rsidR="009A55A7">
        <w:rPr>
          <w:rFonts w:ascii="Arial" w:hAnsi="Arial" w:cs="Arial"/>
        </w:rPr>
        <w:t xml:space="preserve">occupy distinct spatial domains and when comparing the electrophysiological parameters these cells had larger input resistance, slower membrane time constant, and a depolarized RMP, consistent with immature hyperexcitable PNs (Hoffpauir et al., 2010; Rusu &amp; Borst, 2011) and a delay in maturation. Comparison of the individual physiological properties for P9 </w:t>
      </w:r>
      <w:proofErr w:type="spellStart"/>
      <w:r w:rsidR="009A55A7">
        <w:rPr>
          <w:rFonts w:ascii="Arial" w:hAnsi="Arial" w:cs="Arial"/>
        </w:rPr>
        <w:t>iMNTB</w:t>
      </w:r>
      <w:proofErr w:type="spellEnd"/>
      <w:r w:rsidR="009A55A7">
        <w:rPr>
          <w:rFonts w:ascii="Arial" w:hAnsi="Arial" w:cs="Arial"/>
        </w:rPr>
        <w:t xml:space="preserve"> and </w:t>
      </w:r>
      <w:proofErr w:type="spellStart"/>
      <w:r w:rsidR="009A55A7">
        <w:rPr>
          <w:rFonts w:ascii="Arial" w:hAnsi="Arial" w:cs="Arial"/>
        </w:rPr>
        <w:t>cMNTB</w:t>
      </w:r>
      <w:proofErr w:type="spellEnd"/>
      <w:r w:rsidR="009A55A7">
        <w:rPr>
          <w:rFonts w:ascii="Arial" w:hAnsi="Arial" w:cs="Arial"/>
        </w:rPr>
        <w:t xml:space="preserve"> PNs (Fig. 3, 5) and the projection approach onto P9 </w:t>
      </w:r>
      <w:proofErr w:type="spellStart"/>
      <w:r w:rsidR="009A55A7">
        <w:rPr>
          <w:rFonts w:ascii="Arial" w:hAnsi="Arial" w:cs="Arial"/>
        </w:rPr>
        <w:t>iMNTB</w:t>
      </w:r>
      <w:proofErr w:type="spellEnd"/>
      <w:r w:rsidR="009A55A7">
        <w:rPr>
          <w:rFonts w:ascii="Arial" w:hAnsi="Arial" w:cs="Arial"/>
        </w:rPr>
        <w:t xml:space="preserve"> PCA space (Fig. 6E) shows a convergence of maturation profiles, likely reflecting homeostatic compensation from chronic blockade of activity. However, from the PCA the first two principal components account for only 67.9% of the total variance. </w:t>
      </w:r>
      <w:r w:rsidR="002D6E14">
        <w:rPr>
          <w:rFonts w:ascii="Arial" w:hAnsi="Arial" w:cs="Arial"/>
        </w:rPr>
        <w:t xml:space="preserve">Utilizing the same projection approach, for P9 </w:t>
      </w:r>
      <w:proofErr w:type="spellStart"/>
      <w:r w:rsidR="002D6E14">
        <w:rPr>
          <w:rFonts w:ascii="Arial" w:hAnsi="Arial" w:cs="Arial"/>
        </w:rPr>
        <w:t>cMNTB</w:t>
      </w:r>
      <w:proofErr w:type="spellEnd"/>
      <w:r w:rsidR="002D6E14">
        <w:rPr>
          <w:rFonts w:ascii="Arial" w:hAnsi="Arial" w:cs="Arial"/>
        </w:rPr>
        <w:t xml:space="preserve"> mapped onto P9 </w:t>
      </w:r>
      <w:proofErr w:type="spellStart"/>
      <w:r w:rsidR="002D6E14">
        <w:rPr>
          <w:rFonts w:ascii="Arial" w:hAnsi="Arial" w:cs="Arial"/>
        </w:rPr>
        <w:t>iMNTB</w:t>
      </w:r>
      <w:proofErr w:type="spellEnd"/>
      <w:r w:rsidR="002D6E14">
        <w:rPr>
          <w:rFonts w:ascii="Arial" w:hAnsi="Arial" w:cs="Arial"/>
        </w:rPr>
        <w:t xml:space="preserve"> PCA space, a 3D scatter plot with the first three PCs shows a clear </w:t>
      </w:r>
      <w:proofErr w:type="spellStart"/>
      <w:r w:rsidR="002D6E14">
        <w:rPr>
          <w:rFonts w:ascii="Arial" w:hAnsi="Arial" w:cs="Arial"/>
        </w:rPr>
        <w:t>sepeartion</w:t>
      </w:r>
      <w:proofErr w:type="spellEnd"/>
      <w:r w:rsidR="002D6E14">
        <w:rPr>
          <w:rFonts w:ascii="Arial" w:hAnsi="Arial" w:cs="Arial"/>
        </w:rPr>
        <w:t xml:space="preserve"> between the two groups along the PC3 axis (plane at PC3 = 1) (Fig. 6F). From the contribution plot the variability associated with PC3 is mostly attributed to the passive membrane properties (Input resistance, membrane time constant, and RMP) (Fig. 6F). </w:t>
      </w:r>
      <w:r w:rsidR="00D02A67">
        <w:rPr>
          <w:rFonts w:ascii="Arial" w:hAnsi="Arial" w:cs="Arial"/>
        </w:rPr>
        <w:t xml:space="preserve">Finally, to better understand the maturation profiles of all age groups following TeNT expression we utilized the same projection approach, mapping all groups onto P9 </w:t>
      </w:r>
      <w:proofErr w:type="spellStart"/>
      <w:r w:rsidR="00D02A67">
        <w:rPr>
          <w:rFonts w:ascii="Arial" w:hAnsi="Arial" w:cs="Arial"/>
        </w:rPr>
        <w:t>iMNTB</w:t>
      </w:r>
      <w:proofErr w:type="spellEnd"/>
      <w:r w:rsidR="00D02A67">
        <w:rPr>
          <w:rFonts w:ascii="Arial" w:hAnsi="Arial" w:cs="Arial"/>
        </w:rPr>
        <w:t xml:space="preserve"> PCA space, </w:t>
      </w:r>
      <w:proofErr w:type="gramStart"/>
      <w:r w:rsidR="00D02A67">
        <w:rPr>
          <w:rFonts w:ascii="Arial" w:hAnsi="Arial" w:cs="Arial"/>
        </w:rPr>
        <w:t>taking into account</w:t>
      </w:r>
      <w:proofErr w:type="gramEnd"/>
      <w:r w:rsidR="00D02A67">
        <w:rPr>
          <w:rFonts w:ascii="Arial" w:hAnsi="Arial" w:cs="Arial"/>
        </w:rPr>
        <w:t xml:space="preserve"> the total variance for the first three PCs (Fig. 6G). A 3D plot of all age groups represented as ellipsoids, volume based on one standard deviation </w:t>
      </w:r>
      <w:r w:rsidR="00D02A67">
        <w:rPr>
          <w:rFonts w:ascii="Arial" w:hAnsi="Arial" w:cs="Arial"/>
        </w:rPr>
        <w:lastRenderedPageBreak/>
        <w:t xml:space="preserve">from the centroid, shows the maturational trajectory for </w:t>
      </w:r>
      <w:proofErr w:type="spellStart"/>
      <w:r w:rsidR="00D02A67">
        <w:rPr>
          <w:rFonts w:ascii="Arial" w:hAnsi="Arial" w:cs="Arial"/>
        </w:rPr>
        <w:t>iMNTB</w:t>
      </w:r>
      <w:proofErr w:type="spellEnd"/>
      <w:r w:rsidR="00D02A67">
        <w:rPr>
          <w:rFonts w:ascii="Arial" w:hAnsi="Arial" w:cs="Arial"/>
        </w:rPr>
        <w:t xml:space="preserve"> (control) and </w:t>
      </w:r>
      <w:proofErr w:type="spellStart"/>
      <w:r w:rsidR="00D02A67">
        <w:rPr>
          <w:rFonts w:ascii="Arial" w:hAnsi="Arial" w:cs="Arial"/>
        </w:rPr>
        <w:t>cMNTB</w:t>
      </w:r>
      <w:proofErr w:type="spellEnd"/>
      <w:r w:rsidR="00D02A67">
        <w:rPr>
          <w:rFonts w:ascii="Arial" w:hAnsi="Arial" w:cs="Arial"/>
        </w:rPr>
        <w:t xml:space="preserve"> (TeNT) PNs. By projecting each ellipsoid onto the PC1/PC3 plane a parallel maturational trajectory is evident suggesting divergence from normal development, where blocking SA at the </w:t>
      </w:r>
      <w:proofErr w:type="gramStart"/>
      <w:r w:rsidR="00D02A67">
        <w:rPr>
          <w:rFonts w:ascii="Arial" w:hAnsi="Arial" w:cs="Arial"/>
        </w:rPr>
        <w:t>CH:MNTB</w:t>
      </w:r>
      <w:proofErr w:type="gramEnd"/>
      <w:r w:rsidR="00D02A67">
        <w:rPr>
          <w:rFonts w:ascii="Arial" w:hAnsi="Arial" w:cs="Arial"/>
        </w:rPr>
        <w:t xml:space="preserve"> synaptic connection resulting in PNs with distinct electrophysiological profiles (Fig. 6G). </w:t>
      </w:r>
    </w:p>
    <w:p w14:paraId="2140132D" w14:textId="77777777" w:rsidR="00B23A63" w:rsidRPr="00481870" w:rsidRDefault="00B23A63" w:rsidP="00864A0A">
      <w:pPr>
        <w:spacing w:after="0" w:line="480" w:lineRule="auto"/>
        <w:jc w:val="both"/>
        <w:rPr>
          <w:rFonts w:ascii="Arial" w:hAnsi="Arial" w:cs="Arial"/>
          <w:strike/>
        </w:rPr>
      </w:pPr>
    </w:p>
    <w:p w14:paraId="0ECFF821" w14:textId="21E4778A" w:rsidR="00C4375D" w:rsidRPr="00114D6B" w:rsidRDefault="00C4375D" w:rsidP="00864A0A">
      <w:pPr>
        <w:spacing w:after="0" w:line="480" w:lineRule="auto"/>
        <w:jc w:val="both"/>
        <w:rPr>
          <w:rFonts w:ascii="Arial" w:hAnsi="Arial" w:cs="Arial"/>
          <w:highlight w:val="yellow"/>
          <w:u w:val="single"/>
        </w:rPr>
      </w:pPr>
      <w:bookmarkStart w:id="5" w:name="_Hlk165560764"/>
      <w:r w:rsidRPr="00114D6B">
        <w:rPr>
          <w:rFonts w:ascii="Arial" w:hAnsi="Arial" w:cs="Arial"/>
          <w:highlight w:val="yellow"/>
          <w:u w:val="single"/>
        </w:rPr>
        <w:t>Computational Modeling Simulating the Effects of TeNT Expression</w:t>
      </w:r>
      <w:bookmarkEnd w:id="5"/>
    </w:p>
    <w:p w14:paraId="5B6EBF43" w14:textId="77777777" w:rsidR="00C4375D" w:rsidRDefault="00C4375D" w:rsidP="00687ADB">
      <w:pPr>
        <w:spacing w:after="0" w:line="480" w:lineRule="auto"/>
        <w:jc w:val="both"/>
        <w:rPr>
          <w:rFonts w:ascii="Arial" w:hAnsi="Arial" w:cs="Arial"/>
          <w:highlight w:val="yellow"/>
        </w:rPr>
      </w:pPr>
      <w:r w:rsidRPr="00114D6B">
        <w:rPr>
          <w:rFonts w:ascii="Arial" w:hAnsi="Arial" w:cs="Arial"/>
          <w:highlight w:val="yellow"/>
        </w:rPr>
        <w:t xml:space="preserve">One of the more striking findings abolishing synaptic transmission at the </w:t>
      </w:r>
      <w:proofErr w:type="gramStart"/>
      <w:r w:rsidRPr="00114D6B">
        <w:rPr>
          <w:rFonts w:ascii="Arial" w:hAnsi="Arial" w:cs="Arial"/>
          <w:highlight w:val="yellow"/>
        </w:rPr>
        <w:t>CH:MNTB</w:t>
      </w:r>
      <w:proofErr w:type="gramEnd"/>
      <w:r w:rsidRPr="00114D6B">
        <w:rPr>
          <w:rFonts w:ascii="Arial" w:hAnsi="Arial" w:cs="Arial"/>
          <w:highlight w:val="yellow"/>
        </w:rPr>
        <w:t xml:space="preserve"> connection is the delayed transition from a tonic to phasic firing pattern (Fig. 3.6A), where under normal development PNs transition to phasic firing beginning at P3 (Hoffpauir et al., 2010). This transition to a phasic firing pattern is due in part to expression of a low threshold potassium conductance (K</w:t>
      </w:r>
      <w:r w:rsidRPr="00114D6B">
        <w:rPr>
          <w:rFonts w:ascii="Arial" w:hAnsi="Arial" w:cs="Arial"/>
          <w:highlight w:val="yellow"/>
          <w:vertAlign w:val="subscript"/>
        </w:rPr>
        <w:t>V</w:t>
      </w:r>
      <w:r w:rsidRPr="00114D6B">
        <w:rPr>
          <w:rFonts w:ascii="Arial" w:hAnsi="Arial" w:cs="Arial"/>
          <w:highlight w:val="yellow"/>
        </w:rPr>
        <w:t xml:space="preserve">1) that activates close to the RMP preventing repetitive firing (Brew &amp; Forsythe, 1995; Dodson et al., 2002; Hoffpauir et al., 2010). To better understand the altered biophysical properties of </w:t>
      </w:r>
      <w:proofErr w:type="spellStart"/>
      <w:r w:rsidRPr="00114D6B">
        <w:rPr>
          <w:rFonts w:ascii="Arial" w:hAnsi="Arial" w:cs="Arial"/>
          <w:highlight w:val="yellow"/>
        </w:rPr>
        <w:t>cMNTB</w:t>
      </w:r>
      <w:proofErr w:type="spellEnd"/>
      <w:r w:rsidRPr="00114D6B">
        <w:rPr>
          <w:rFonts w:ascii="Arial" w:hAnsi="Arial" w:cs="Arial"/>
          <w:highlight w:val="yellow"/>
        </w:rPr>
        <w:t xml:space="preserve"> PNs following TeNT expression, we generated a single compartment model incorporating various ion channel conductance and activation parameters utilizing Hodgkin-Huxley equations (Hodgkin &amp; Huxley, 1952). The single compartment was a soma of 20 </w:t>
      </w:r>
      <w:r w:rsidRPr="00114D6B">
        <w:rPr>
          <w:rFonts w:ascii="Symbol" w:hAnsi="Symbol" w:cs="Arial"/>
          <w:highlight w:val="yellow"/>
        </w:rPr>
        <w:t>m</w:t>
      </w:r>
      <w:r w:rsidRPr="00114D6B">
        <w:rPr>
          <w:rFonts w:ascii="Arial" w:hAnsi="Arial" w:cs="Arial"/>
          <w:highlight w:val="yellow"/>
        </w:rPr>
        <w:t>m diameter, which was implemented based on previous MNTB PN models (</w:t>
      </w:r>
      <w:proofErr w:type="spellStart"/>
      <w:r w:rsidRPr="00114D6B">
        <w:rPr>
          <w:rFonts w:ascii="Arial" w:hAnsi="Arial" w:cs="Arial"/>
          <w:highlight w:val="yellow"/>
        </w:rPr>
        <w:t>Macica</w:t>
      </w:r>
      <w:proofErr w:type="spellEnd"/>
      <w:r w:rsidRPr="00114D6B">
        <w:rPr>
          <w:rFonts w:ascii="Arial" w:hAnsi="Arial" w:cs="Arial"/>
          <w:highlight w:val="yellow"/>
        </w:rPr>
        <w:t xml:space="preserve"> et al., 2003;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Wang et al., 1998) and contained five conductances: a sodium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leak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low threshold potassium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high threshold potassium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and hyperpolarization activated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xml:space="preserve">) (Fig. 3.8A). All cMNTB PNs across development (P4, P6, and P9) fired trains of APs in response to depolarizing current injections (Fig. 3.6) in contrast to characteristic control neurons firing one or two APs phasically at stimulus onset (Hoffpauir et al., 2010). To compare the effects of TeNT expression we setup our model utilizing ion channel gating </w:t>
      </w:r>
      <w:r w:rsidRPr="00114D6B">
        <w:rPr>
          <w:rFonts w:ascii="Arial" w:hAnsi="Arial" w:cs="Arial"/>
          <w:highlight w:val="yellow"/>
        </w:rPr>
        <w:lastRenderedPageBreak/>
        <w:t>kinetics (Macica et al., 2003; Sierksma et al., 2017; Wang et al., 1998) and conductance parameters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KHT</m:t>
            </m:r>
          </m:sub>
        </m:sSub>
      </m:oMath>
      <w:r w:rsidRPr="00114D6B">
        <w:rPr>
          <w:rFonts w:ascii="Arial" w:hAnsi="Arial" w:cs="Arial"/>
          <w:highlight w:val="yellow"/>
        </w:rPr>
        <w:t xml:space="preserve">, and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xml:space="preserve">), tuned from </w:t>
      </w:r>
      <w:r w:rsidRPr="00114D6B">
        <w:rPr>
          <w:rFonts w:ascii="Arial" w:hAnsi="Arial" w:cs="Arial"/>
          <w:i/>
          <w:iCs/>
          <w:highlight w:val="yellow"/>
        </w:rPr>
        <w:t xml:space="preserve">in vivo </w:t>
      </w:r>
      <w:r w:rsidRPr="00114D6B">
        <w:rPr>
          <w:rFonts w:ascii="Arial" w:hAnsi="Arial" w:cs="Arial"/>
          <w:highlight w:val="yellow"/>
        </w:rPr>
        <w:t>recordings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based on previous models of MNTB PNs. We simulated a P6 MNTB PN under normal conditions (non-transduced by TeNT) before and after removal of the K</w:t>
      </w:r>
      <w:r w:rsidRPr="00114D6B">
        <w:rPr>
          <w:rFonts w:ascii="Arial" w:hAnsi="Arial" w:cs="Arial"/>
          <w:highlight w:val="yellow"/>
          <w:vertAlign w:val="subscript"/>
        </w:rPr>
        <w:t>V</w:t>
      </w:r>
      <w:r w:rsidRPr="00114D6B">
        <w:rPr>
          <w:rFonts w:ascii="Arial" w:hAnsi="Arial" w:cs="Arial"/>
          <w:highlight w:val="yellow"/>
        </w:rPr>
        <w:t>1 conductance (Fig. 3.8B, C). The Hodgkin-Huxley model of a P6 PN with normal K</w:t>
      </w:r>
      <w:r w:rsidRPr="00114D6B">
        <w:rPr>
          <w:rFonts w:ascii="Arial" w:hAnsi="Arial" w:cs="Arial"/>
          <w:highlight w:val="yellow"/>
          <w:vertAlign w:val="subscript"/>
        </w:rPr>
        <w:t>V</w:t>
      </w:r>
      <w:r w:rsidRPr="00114D6B">
        <w:rPr>
          <w:rFonts w:ascii="Arial" w:hAnsi="Arial" w:cs="Arial"/>
          <w:highlight w:val="yellow"/>
        </w:rPr>
        <w:t xml:space="preserve">1 conductance displayed the characteristic single AP phenotype (Dodson et al., 2002; Hoffpauir et al., 2010) in response to a 200-pA, 300 </w:t>
      </w:r>
      <w:proofErr w:type="spellStart"/>
      <w:r w:rsidRPr="00114D6B">
        <w:rPr>
          <w:rFonts w:ascii="Arial" w:hAnsi="Arial" w:cs="Arial"/>
          <w:highlight w:val="yellow"/>
        </w:rPr>
        <w:t>ms</w:t>
      </w:r>
      <w:proofErr w:type="spellEnd"/>
      <w:r w:rsidRPr="00114D6B">
        <w:rPr>
          <w:rFonts w:ascii="Arial" w:hAnsi="Arial" w:cs="Arial"/>
          <w:highlight w:val="yellow"/>
        </w:rPr>
        <w:t xml:space="preserve"> depolarizing current injection. Removing the K</w:t>
      </w:r>
      <w:r w:rsidRPr="00114D6B">
        <w:rPr>
          <w:rFonts w:ascii="Arial" w:hAnsi="Arial" w:cs="Arial"/>
          <w:highlight w:val="yellow"/>
          <w:vertAlign w:val="subscript"/>
        </w:rPr>
        <w:t>V</w:t>
      </w:r>
      <w:r w:rsidRPr="00114D6B">
        <w:rPr>
          <w:rFonts w:ascii="Arial" w:hAnsi="Arial" w:cs="Arial"/>
          <w:highlight w:val="yellow"/>
        </w:rPr>
        <w:t xml:space="preserve">1 conductance from the model resulted in a train of APs (32 spikes) in response to the same depolarizing current injection, consistent with electrophysiological recordings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(TeNT expression; 30.3 ± 15.8 spikes, n = 18; 200-pA current injection). Our model recapitulated the effects of TeNT delaying the transition from a tonic to phasic firing pattern in response to depolarizing current injections in MNTB PNs, suggesting differential expression of the low voltage activated potassium channel (K</w:t>
      </w:r>
      <w:r w:rsidRPr="00114D6B">
        <w:rPr>
          <w:rFonts w:ascii="Arial" w:hAnsi="Arial" w:cs="Arial"/>
          <w:highlight w:val="yellow"/>
          <w:vertAlign w:val="subscript"/>
        </w:rPr>
        <w:t>V</w:t>
      </w:r>
      <w:r w:rsidRPr="00114D6B">
        <w:rPr>
          <w:rFonts w:ascii="Arial" w:hAnsi="Arial" w:cs="Arial"/>
          <w:highlight w:val="yellow"/>
        </w:rPr>
        <w:t xml:space="preserve">1). The effects of TeNT expression also resulted in increased excitability, in part due to higher input resistance, compared to </w:t>
      </w:r>
      <w:proofErr w:type="spellStart"/>
      <w:r w:rsidRPr="00114D6B">
        <w:rPr>
          <w:rFonts w:ascii="Arial" w:hAnsi="Arial" w:cs="Arial"/>
          <w:highlight w:val="yellow"/>
        </w:rPr>
        <w:t>iMNTB</w:t>
      </w:r>
      <w:proofErr w:type="spellEnd"/>
      <w:r w:rsidRPr="00114D6B">
        <w:rPr>
          <w:rFonts w:ascii="Arial" w:hAnsi="Arial" w:cs="Arial"/>
          <w:highlight w:val="yellow"/>
        </w:rPr>
        <w:t xml:space="preserve"> PNs (Fig. 3.6C) and consistent with more immature PNs (P2;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To further simulate the effects of TeNT expression we tuned the conductance parameters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KHT</m:t>
            </m:r>
          </m:sub>
        </m:sSub>
      </m:oMath>
      <w:r w:rsidRPr="00114D6B">
        <w:rPr>
          <w:rFonts w:ascii="Arial" w:hAnsi="Arial" w:cs="Arial"/>
          <w:highlight w:val="yellow"/>
        </w:rPr>
        <w:t xml:space="preserve">, and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to fit our experimental recordings for non-injected mice and following viral vector injections (Fig. 3.8D and E). Experimental current-clamp recordings from P2 and P6 non-injected PNs show the characteristic transition from tonic to phasic firing and decreased input resistance around the RMP, that was accurately simulated from our model (Fig. 3.8D and F). The decrease in excitability of MNTB PNs from P2-P6 is largely due to a depolarizing shift in RMP, increase in K</w:t>
      </w:r>
      <w:r w:rsidRPr="00114D6B">
        <w:rPr>
          <w:rFonts w:ascii="Arial" w:hAnsi="Arial" w:cs="Arial"/>
          <w:highlight w:val="yellow"/>
          <w:vertAlign w:val="subscript"/>
        </w:rPr>
        <w:t>V</w:t>
      </w:r>
      <w:r w:rsidRPr="00114D6B">
        <w:rPr>
          <w:rFonts w:ascii="Arial" w:hAnsi="Arial" w:cs="Arial"/>
          <w:highlight w:val="yellow"/>
        </w:rPr>
        <w:t xml:space="preserve">1 expression, and reduced input resistance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consistent with experimental recordings showing a delayed development of these parameters </w:t>
      </w:r>
      <w:r w:rsidRPr="00114D6B">
        <w:rPr>
          <w:rFonts w:ascii="Arial" w:hAnsi="Arial" w:cs="Arial"/>
          <w:highlight w:val="yellow"/>
        </w:rPr>
        <w:lastRenderedPageBreak/>
        <w:t xml:space="preserve">following TeNT expression (Fig. 3.6). TeNT expression resulted in increased excitability of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PNs (Fig. 3.6) with intrinsic properties closer in value to immature P2 neurons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To model the effects of TeNT expression we tuned the conductance parameters for our model of a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 by focusing on ion channels that regulated the RMP (i.e., leak, low threshold potassium, and HCN channels), tonic firing (low threshold potassium), and after-hyperpolarization induced action potentials (HCN) to fit our experimental findings (Fig. 3.6 and 3.8D-E). Our model simulating the effects of TeNT for a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 had a higher input resistance consistent with P2 non-injected neurons and displayed repetitive firing to depolarizing current injections with the appearance of after-hyperpolarization induced rebound APs (Fig. 3.8D and F) that accurately recapitulates the effects of pharmacological block of K</w:t>
      </w:r>
      <w:r w:rsidRPr="00114D6B">
        <w:rPr>
          <w:rFonts w:ascii="Arial" w:hAnsi="Arial" w:cs="Arial"/>
          <w:highlight w:val="yellow"/>
          <w:vertAlign w:val="subscript"/>
        </w:rPr>
        <w:t>V</w:t>
      </w:r>
      <w:r w:rsidRPr="00114D6B">
        <w:rPr>
          <w:rFonts w:ascii="Arial" w:hAnsi="Arial" w:cs="Arial"/>
          <w:highlight w:val="yellow"/>
        </w:rPr>
        <w:t xml:space="preserve">1 channels with dendrotoxin (Dodson et al., 2002; Hoffpauir et al., 2010). Overall, the results of our experimental recordings and computational modeling show that blocking synaptic transmission at the </w:t>
      </w:r>
      <w:proofErr w:type="gramStart"/>
      <w:r w:rsidRPr="00114D6B">
        <w:rPr>
          <w:rFonts w:ascii="Arial" w:hAnsi="Arial" w:cs="Arial"/>
          <w:highlight w:val="yellow"/>
        </w:rPr>
        <w:t>CH:MNTB</w:t>
      </w:r>
      <w:proofErr w:type="gramEnd"/>
      <w:r w:rsidRPr="00114D6B">
        <w:rPr>
          <w:rFonts w:ascii="Arial" w:hAnsi="Arial" w:cs="Arial"/>
          <w:highlight w:val="yellow"/>
        </w:rPr>
        <w:t xml:space="preserve"> connection results in delayed decrease in intrinsic excitability, likely due to reduced low threshold potassium channel expression and increased HCN channel expression.  </w:t>
      </w:r>
    </w:p>
    <w:p w14:paraId="291A9426" w14:textId="77777777" w:rsidR="00687ADB" w:rsidRPr="00114D6B" w:rsidRDefault="00687ADB" w:rsidP="00687ADB">
      <w:pPr>
        <w:spacing w:after="0" w:line="480" w:lineRule="auto"/>
        <w:jc w:val="both"/>
        <w:rPr>
          <w:rFonts w:ascii="Arial" w:hAnsi="Arial" w:cs="Arial"/>
          <w:highlight w:val="yellow"/>
        </w:rPr>
      </w:pPr>
    </w:p>
    <w:p w14:paraId="42AC4CCC" w14:textId="13736582" w:rsidR="00C4375D" w:rsidRPr="00114D6B" w:rsidRDefault="00C4375D" w:rsidP="00864A0A">
      <w:pPr>
        <w:spacing w:after="0" w:line="480" w:lineRule="auto"/>
        <w:jc w:val="both"/>
        <w:rPr>
          <w:rFonts w:ascii="Arial" w:hAnsi="Arial" w:cs="Arial"/>
          <w:highlight w:val="yellow"/>
          <w:u w:val="single"/>
        </w:rPr>
      </w:pPr>
      <w:bookmarkStart w:id="6" w:name="_Hlk165560790"/>
      <w:r w:rsidRPr="00114D6B">
        <w:rPr>
          <w:rFonts w:ascii="Arial" w:hAnsi="Arial" w:cs="Arial"/>
          <w:highlight w:val="yellow"/>
          <w:u w:val="single"/>
        </w:rPr>
        <w:t xml:space="preserve">Impaired Growth of the CH Following </w:t>
      </w:r>
      <w:r w:rsidRPr="00114D6B">
        <w:rPr>
          <w:rFonts w:ascii="Arial" w:hAnsi="Arial" w:cs="Arial"/>
          <w:i/>
          <w:iCs/>
          <w:highlight w:val="yellow"/>
          <w:u w:val="single"/>
        </w:rPr>
        <w:t xml:space="preserve">In Vivo </w:t>
      </w:r>
      <w:r w:rsidRPr="00114D6B">
        <w:rPr>
          <w:rFonts w:ascii="Arial" w:hAnsi="Arial" w:cs="Arial"/>
          <w:highlight w:val="yellow"/>
          <w:u w:val="single"/>
        </w:rPr>
        <w:t xml:space="preserve">Silencing at the </w:t>
      </w:r>
      <w:proofErr w:type="gramStart"/>
      <w:r w:rsidRPr="00114D6B">
        <w:rPr>
          <w:rFonts w:ascii="Arial" w:hAnsi="Arial" w:cs="Arial"/>
          <w:highlight w:val="yellow"/>
          <w:u w:val="single"/>
        </w:rPr>
        <w:t>CH:MNTB</w:t>
      </w:r>
      <w:proofErr w:type="gramEnd"/>
      <w:r w:rsidRPr="00114D6B">
        <w:rPr>
          <w:rFonts w:ascii="Arial" w:hAnsi="Arial" w:cs="Arial"/>
          <w:highlight w:val="yellow"/>
          <w:u w:val="single"/>
        </w:rPr>
        <w:t xml:space="preserve"> Connection</w:t>
      </w:r>
      <w:bookmarkEnd w:id="6"/>
    </w:p>
    <w:p w14:paraId="670B17AE" w14:textId="77777777" w:rsidR="00C4375D" w:rsidRDefault="00C4375D" w:rsidP="00687ADB">
      <w:pPr>
        <w:spacing w:after="0" w:line="480" w:lineRule="auto"/>
        <w:jc w:val="both"/>
        <w:rPr>
          <w:rFonts w:ascii="Arial" w:hAnsi="Arial" w:cs="Arial"/>
        </w:rPr>
      </w:pPr>
      <w:r w:rsidRPr="00114D6B">
        <w:rPr>
          <w:rFonts w:ascii="Arial" w:hAnsi="Arial" w:cs="Arial"/>
          <w:highlight w:val="yellow"/>
        </w:rPr>
        <w:t>Previous studies have shown that synaptogenesis initiates in the absence of spontaneous and evoked synaptic transmission (</w:t>
      </w:r>
      <w:proofErr w:type="spellStart"/>
      <w:r w:rsidRPr="00114D6B">
        <w:rPr>
          <w:rFonts w:ascii="Arial" w:hAnsi="Arial" w:cs="Arial"/>
          <w:highlight w:val="yellow"/>
        </w:rPr>
        <w:t>Varoqueaux</w:t>
      </w:r>
      <w:proofErr w:type="spellEnd"/>
      <w:r w:rsidRPr="00114D6B">
        <w:rPr>
          <w:rFonts w:ascii="Arial" w:hAnsi="Arial" w:cs="Arial"/>
          <w:highlight w:val="yellow"/>
        </w:rPr>
        <w:t xml:space="preserve"> et al., 2002; Verhage et al., 2000) but ultimately neurons and synapses are removed. We noted, surprisingly, easy visual identification of transduced calyces during electrophysiological recordings which reveal that the CH initially grows (Fig. 3.4A and 3.5A). To assess the effects of TeNT expression on CH structural development we utilized traditional immunohistochemistry (IHC) approaches along with confocal microscopy on brainstem tissue sections at P6 and P9 </w:t>
      </w:r>
      <w:r w:rsidRPr="00114D6B">
        <w:rPr>
          <w:rFonts w:ascii="Arial" w:hAnsi="Arial" w:cs="Arial"/>
          <w:highlight w:val="yellow"/>
        </w:rPr>
        <w:lastRenderedPageBreak/>
        <w:t xml:space="preserve">(Fig. 3.9). For IHC we used antibodies against vesicular glutamate transporter 1 and 2 (Vglut1/2) to label the CH, </w:t>
      </w:r>
      <w:proofErr w:type="spellStart"/>
      <w:r w:rsidRPr="00114D6B">
        <w:rPr>
          <w:rFonts w:ascii="Arial" w:hAnsi="Arial" w:cs="Arial"/>
          <w:highlight w:val="yellow"/>
        </w:rPr>
        <w:t>dsRed</w:t>
      </w:r>
      <w:proofErr w:type="spellEnd"/>
      <w:r w:rsidRPr="00114D6B">
        <w:rPr>
          <w:rFonts w:ascii="Arial" w:hAnsi="Arial" w:cs="Arial"/>
          <w:highlight w:val="yellow"/>
        </w:rPr>
        <w:t xml:space="preserve"> to amplify the signal from transduced calyces (</w:t>
      </w:r>
      <w:proofErr w:type="spellStart"/>
      <w:r w:rsidRPr="00114D6B">
        <w:rPr>
          <w:rFonts w:ascii="Arial" w:hAnsi="Arial" w:cs="Arial"/>
          <w:highlight w:val="yellow"/>
        </w:rPr>
        <w:t>mCherry</w:t>
      </w:r>
      <w:proofErr w:type="spellEnd"/>
      <w:r w:rsidRPr="00114D6B">
        <w:rPr>
          <w:rFonts w:ascii="Arial" w:hAnsi="Arial" w:cs="Arial"/>
          <w:highlight w:val="yellow"/>
        </w:rPr>
        <w:t xml:space="preserve"> co-expressed with TeNT), and microtubule associated protein 2 (Map2) to label MNTB PNs. Lower magnification images of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and </w:t>
      </w:r>
      <w:proofErr w:type="spellStart"/>
      <w:r w:rsidRPr="00114D6B">
        <w:rPr>
          <w:rFonts w:ascii="Arial" w:hAnsi="Arial" w:cs="Arial"/>
          <w:highlight w:val="yellow"/>
        </w:rPr>
        <w:t>cMNTB</w:t>
      </w:r>
      <w:proofErr w:type="spellEnd"/>
      <w:r w:rsidRPr="00114D6B">
        <w:rPr>
          <w:rFonts w:ascii="Arial" w:hAnsi="Arial" w:cs="Arial"/>
          <w:highlight w:val="yellow"/>
        </w:rPr>
        <w:t xml:space="preserve"> following viral vector injections expressing TeNT qualitatively shows expression of </w:t>
      </w:r>
      <w:proofErr w:type="spellStart"/>
      <w:r w:rsidRPr="00114D6B">
        <w:rPr>
          <w:rFonts w:ascii="Arial" w:hAnsi="Arial" w:cs="Arial"/>
          <w:highlight w:val="yellow"/>
        </w:rPr>
        <w:t>mCherry</w:t>
      </w:r>
      <w:proofErr w:type="spellEnd"/>
      <w:r w:rsidRPr="00114D6B">
        <w:rPr>
          <w:rFonts w:ascii="Arial" w:hAnsi="Arial" w:cs="Arial"/>
          <w:highlight w:val="yellow"/>
        </w:rPr>
        <w:t xml:space="preserve"> restricted to the calyces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(Fig. 3.9 A and B). Significant co-labeling between </w:t>
      </w:r>
      <w:proofErr w:type="spellStart"/>
      <w:r w:rsidRPr="00114D6B">
        <w:rPr>
          <w:rFonts w:ascii="Arial" w:hAnsi="Arial" w:cs="Arial"/>
          <w:highlight w:val="yellow"/>
        </w:rPr>
        <w:t>mCherry</w:t>
      </w:r>
      <w:proofErr w:type="spellEnd"/>
      <w:r w:rsidRPr="00114D6B">
        <w:rPr>
          <w:rFonts w:ascii="Arial" w:hAnsi="Arial" w:cs="Arial"/>
          <w:highlight w:val="yellow"/>
        </w:rPr>
        <w:t xml:space="preserve"> and Vglut1/2 staining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is observed resulting from high titer viral </w:t>
      </w:r>
      <w:proofErr w:type="spellStart"/>
      <w:r w:rsidRPr="00114D6B">
        <w:rPr>
          <w:rFonts w:ascii="Arial" w:hAnsi="Arial" w:cs="Arial"/>
          <w:highlight w:val="yellow"/>
        </w:rPr>
        <w:t>injections</w:t>
      </w:r>
      <w:proofErr w:type="spellEnd"/>
      <w:r w:rsidRPr="00114D6B">
        <w:rPr>
          <w:rFonts w:ascii="Arial" w:hAnsi="Arial" w:cs="Arial"/>
          <w:highlight w:val="yellow"/>
        </w:rPr>
        <w:t xml:space="preserve"> and labeling of nearly all GBCs in the cochlear nucleus, consistent with the afferent projection pattern to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w:t>
      </w:r>
      <w:proofErr w:type="spellStart"/>
      <w:r w:rsidRPr="00114D6B">
        <w:rPr>
          <w:rFonts w:ascii="Arial" w:hAnsi="Arial" w:cs="Arial"/>
          <w:bCs/>
          <w:highlight w:val="yellow"/>
        </w:rPr>
        <w:t>Friauf</w:t>
      </w:r>
      <w:proofErr w:type="spellEnd"/>
      <w:r w:rsidRPr="00114D6B">
        <w:rPr>
          <w:rFonts w:ascii="Arial" w:hAnsi="Arial" w:cs="Arial"/>
          <w:bCs/>
          <w:highlight w:val="yellow"/>
        </w:rPr>
        <w:t xml:space="preserve"> &amp; Ostwald 1988; Kandler &amp; </w:t>
      </w:r>
      <w:proofErr w:type="spellStart"/>
      <w:r w:rsidRPr="00114D6B">
        <w:rPr>
          <w:rFonts w:ascii="Arial" w:hAnsi="Arial" w:cs="Arial"/>
          <w:bCs/>
          <w:highlight w:val="yellow"/>
        </w:rPr>
        <w:t>Friauf</w:t>
      </w:r>
      <w:proofErr w:type="spellEnd"/>
      <w:r w:rsidRPr="00114D6B">
        <w:rPr>
          <w:rFonts w:ascii="Arial" w:hAnsi="Arial" w:cs="Arial"/>
          <w:bCs/>
          <w:highlight w:val="yellow"/>
        </w:rPr>
        <w:t xml:space="preserve">, 1993; Kuwabara et al., 1991; </w:t>
      </w:r>
      <w:proofErr w:type="spellStart"/>
      <w:r w:rsidRPr="00114D6B">
        <w:rPr>
          <w:rFonts w:ascii="Arial" w:hAnsi="Arial" w:cs="Arial"/>
          <w:bCs/>
          <w:highlight w:val="yellow"/>
        </w:rPr>
        <w:t>Morest</w:t>
      </w:r>
      <w:proofErr w:type="spellEnd"/>
      <w:r w:rsidRPr="00114D6B">
        <w:rPr>
          <w:rFonts w:ascii="Arial" w:hAnsi="Arial" w:cs="Arial"/>
          <w:bCs/>
          <w:highlight w:val="yellow"/>
        </w:rPr>
        <w:t xml:space="preserve">, 1968; Smith et al., 1991; Spirou et al., 1990; </w:t>
      </w:r>
      <w:r w:rsidRPr="00114D6B">
        <w:rPr>
          <w:rFonts w:ascii="Arial" w:hAnsi="Arial" w:cs="Arial"/>
          <w:highlight w:val="yellow"/>
        </w:rPr>
        <w:t xml:space="preserve">Fig. 3.9B). In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w:t>
      </w:r>
      <w:proofErr w:type="spellStart"/>
      <w:r w:rsidRPr="00114D6B">
        <w:rPr>
          <w:rFonts w:ascii="Arial" w:hAnsi="Arial" w:cs="Arial"/>
          <w:highlight w:val="yellow"/>
        </w:rPr>
        <w:t>mCherry</w:t>
      </w:r>
      <w:proofErr w:type="spellEnd"/>
      <w:r w:rsidRPr="00114D6B">
        <w:rPr>
          <w:rFonts w:ascii="Arial" w:hAnsi="Arial" w:cs="Arial"/>
          <w:highlight w:val="yellow"/>
        </w:rPr>
        <w:t xml:space="preserve"> expression is localized to the trapezoid body fascicles (ventral acoustic stria) passing through the MNTB </w:t>
      </w:r>
      <w:proofErr w:type="spellStart"/>
      <w:r w:rsidRPr="00114D6B">
        <w:rPr>
          <w:rFonts w:ascii="Arial" w:hAnsi="Arial" w:cs="Arial"/>
          <w:i/>
          <w:iCs/>
          <w:highlight w:val="yellow"/>
        </w:rPr>
        <w:t>en</w:t>
      </w:r>
      <w:proofErr w:type="spellEnd"/>
      <w:r w:rsidRPr="00114D6B">
        <w:rPr>
          <w:rFonts w:ascii="Arial" w:hAnsi="Arial" w:cs="Arial"/>
          <w:i/>
          <w:iCs/>
          <w:highlight w:val="yellow"/>
        </w:rPr>
        <w:t xml:space="preserve"> route </w:t>
      </w:r>
      <w:r w:rsidRPr="00114D6B">
        <w:rPr>
          <w:rFonts w:ascii="Arial" w:hAnsi="Arial" w:cs="Arial"/>
          <w:highlight w:val="yellow"/>
        </w:rPr>
        <w:t xml:space="preserve">to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w:t>
      </w:r>
      <w:proofErr w:type="spellStart"/>
      <w:r w:rsidRPr="00114D6B">
        <w:rPr>
          <w:rFonts w:ascii="Arial" w:hAnsi="Arial" w:cs="Arial"/>
          <w:highlight w:val="yellow"/>
        </w:rPr>
        <w:t>Friauf</w:t>
      </w:r>
      <w:proofErr w:type="spellEnd"/>
      <w:r w:rsidRPr="00114D6B">
        <w:rPr>
          <w:rFonts w:ascii="Arial" w:hAnsi="Arial" w:cs="Arial"/>
          <w:highlight w:val="yellow"/>
        </w:rPr>
        <w:t xml:space="preserve"> &amp; Ostwald, 1988; Kuwabara et al., 1991; Spirou et al., 1990), other SOC nuclei, and ascending auditory projections (Fig. 3.9A; </w:t>
      </w:r>
      <w:proofErr w:type="gramStart"/>
      <w:r w:rsidRPr="00114D6B">
        <w:rPr>
          <w:rFonts w:ascii="Arial" w:hAnsi="Arial" w:cs="Arial"/>
          <w:highlight w:val="yellow"/>
        </w:rPr>
        <w:t>Cant</w:t>
      </w:r>
      <w:proofErr w:type="gramEnd"/>
      <w:r w:rsidRPr="00114D6B">
        <w:rPr>
          <w:rFonts w:ascii="Arial" w:hAnsi="Arial" w:cs="Arial"/>
          <w:highlight w:val="yellow"/>
        </w:rPr>
        <w:t xml:space="preserve">, 2019). High-resolution confocal image stacks visually illustrate the impaired growth of transduced CHs with reduced volume and increased thickness, likely from accumulation of synaptic vesicles in the terminal (Kim et al., 2009; Sando et al., 2017), compared to non-transduced calyces in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(Fig. 3.9C and D). For quantitative assessment of the morphological differences between </w:t>
      </w:r>
      <w:proofErr w:type="spellStart"/>
      <w:r w:rsidRPr="00114D6B">
        <w:rPr>
          <w:rFonts w:ascii="Arial" w:hAnsi="Arial" w:cs="Arial"/>
          <w:highlight w:val="yellow"/>
        </w:rPr>
        <w:t>iMNTB</w:t>
      </w:r>
      <w:proofErr w:type="spellEnd"/>
      <w:r w:rsidRPr="00114D6B">
        <w:rPr>
          <w:rFonts w:ascii="Arial" w:hAnsi="Arial" w:cs="Arial"/>
          <w:highlight w:val="yellow"/>
        </w:rPr>
        <w:t xml:space="preserve"> and </w:t>
      </w:r>
      <w:proofErr w:type="spellStart"/>
      <w:r w:rsidRPr="00114D6B">
        <w:rPr>
          <w:rFonts w:ascii="Arial" w:hAnsi="Arial" w:cs="Arial"/>
          <w:highlight w:val="yellow"/>
        </w:rPr>
        <w:t>cMNTB</w:t>
      </w:r>
      <w:proofErr w:type="spellEnd"/>
      <w:r w:rsidRPr="00114D6B">
        <w:rPr>
          <w:rFonts w:ascii="Arial" w:hAnsi="Arial" w:cs="Arial"/>
          <w:highlight w:val="yellow"/>
        </w:rPr>
        <w:t xml:space="preserve"> calyces we randomly selected a subset of terminals from each image volume for segmentation and morphological quantification (Fig. 3.9C’ and D’). Comparison of calyces from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and </w:t>
      </w:r>
      <w:proofErr w:type="spellStart"/>
      <w:r w:rsidRPr="00114D6B">
        <w:rPr>
          <w:rFonts w:ascii="Arial" w:hAnsi="Arial" w:cs="Arial"/>
          <w:highlight w:val="yellow"/>
        </w:rPr>
        <w:t>iMNTB</w:t>
      </w:r>
      <w:proofErr w:type="spellEnd"/>
      <w:r w:rsidRPr="00114D6B">
        <w:rPr>
          <w:rFonts w:ascii="Arial" w:hAnsi="Arial" w:cs="Arial"/>
          <w:highlight w:val="yellow"/>
        </w:rPr>
        <w:t xml:space="preserve"> show reduced volume and increased thickness following </w:t>
      </w:r>
      <w:r w:rsidRPr="00114D6B">
        <w:rPr>
          <w:rFonts w:ascii="Arial" w:hAnsi="Arial" w:cs="Arial"/>
          <w:i/>
          <w:iCs/>
          <w:highlight w:val="yellow"/>
        </w:rPr>
        <w:t>in vivo</w:t>
      </w:r>
      <w:r w:rsidRPr="00114D6B">
        <w:rPr>
          <w:rFonts w:ascii="Arial" w:hAnsi="Arial" w:cs="Arial"/>
          <w:highlight w:val="yellow"/>
        </w:rPr>
        <w:t xml:space="preserve"> synaptic silencing (Fig. 3.9E and F).</w:t>
      </w:r>
    </w:p>
    <w:p w14:paraId="48D42D05" w14:textId="77777777" w:rsidR="00C4375D" w:rsidRDefault="00C4375D" w:rsidP="00864A0A">
      <w:pPr>
        <w:spacing w:after="0" w:line="480" w:lineRule="auto"/>
        <w:jc w:val="both"/>
        <w:rPr>
          <w:rFonts w:ascii="Arial" w:hAnsi="Arial" w:cs="Arial"/>
        </w:rPr>
      </w:pPr>
    </w:p>
    <w:p w14:paraId="2212F9A2" w14:textId="1F90A8E1" w:rsidR="00980C22" w:rsidRPr="006772C4" w:rsidRDefault="00474D11" w:rsidP="00864A0A">
      <w:pPr>
        <w:spacing w:after="0" w:line="480" w:lineRule="auto"/>
        <w:jc w:val="both"/>
        <w:rPr>
          <w:rFonts w:ascii="Arial" w:hAnsi="Arial" w:cs="Arial"/>
        </w:rPr>
      </w:pPr>
      <w:r w:rsidRPr="007C48BB">
        <w:rPr>
          <w:rFonts w:ascii="Arial" w:hAnsi="Arial" w:cs="Arial"/>
          <w:b/>
          <w:color w:val="000000"/>
        </w:rPr>
        <w:t>Discussion</w:t>
      </w:r>
      <w:r w:rsidR="00E6133D" w:rsidRPr="007C48BB">
        <w:rPr>
          <w:rFonts w:ascii="Arial" w:hAnsi="Arial" w:cs="Arial"/>
          <w:b/>
          <w:color w:val="000000"/>
        </w:rPr>
        <w:t xml:space="preserve"> </w:t>
      </w:r>
    </w:p>
    <w:p w14:paraId="56930224" w14:textId="2ED0A85F" w:rsidR="007C48BB" w:rsidRDefault="000D6E9F" w:rsidP="00864A0A">
      <w:pPr>
        <w:pBdr>
          <w:top w:val="nil"/>
          <w:left w:val="nil"/>
          <w:bottom w:val="nil"/>
          <w:right w:val="nil"/>
          <w:between w:val="nil"/>
        </w:pBdr>
        <w:spacing w:after="0" w:line="480" w:lineRule="auto"/>
        <w:contextualSpacing/>
        <w:rPr>
          <w:ins w:id="7" w:author="George Spirou" w:date="2025-03-01T07:55:00Z" w16du:dateUtc="2025-03-01T12:55:00Z"/>
          <w:rFonts w:ascii="Arial" w:hAnsi="Arial" w:cs="Arial"/>
        </w:rPr>
      </w:pPr>
      <w:ins w:id="8" w:author="George Spirou" w:date="2025-03-01T07:45:00Z" w16du:dateUtc="2025-03-01T12:45:00Z">
        <w:r>
          <w:rPr>
            <w:rFonts w:ascii="Arial" w:hAnsi="Arial" w:cs="Arial"/>
            <w:color w:val="000000"/>
          </w:rPr>
          <w:lastRenderedPageBreak/>
          <w:t xml:space="preserve">From Results: </w:t>
        </w:r>
        <w:r>
          <w:rPr>
            <w:rFonts w:ascii="Arial" w:hAnsi="Arial" w:cs="Arial"/>
          </w:rPr>
          <w:t>The disparities in intrinsic excitability beginning at P9 suggest possible homeostatic plasticity occurring prior to opening of the ear canal, where chronic inhibition can result in differential gene expression of ion channels to maintain homeostasis of neuronal circuits (</w:t>
        </w:r>
        <w:r w:rsidRPr="00223123">
          <w:rPr>
            <w:rFonts w:ascii="Arial" w:hAnsi="Arial" w:cs="Arial"/>
          </w:rPr>
          <w:t xml:space="preserve">Davis, 2013; Desai et al., 1999; Li et al., 2020; </w:t>
        </w:r>
        <w:proofErr w:type="spellStart"/>
        <w:r w:rsidRPr="00223123">
          <w:rPr>
            <w:rFonts w:ascii="Arial" w:hAnsi="Arial" w:cs="Arial"/>
          </w:rPr>
          <w:t>Schaukowitch</w:t>
        </w:r>
        <w:proofErr w:type="spellEnd"/>
        <w:r w:rsidRPr="00223123">
          <w:rPr>
            <w:rFonts w:ascii="Arial" w:hAnsi="Arial" w:cs="Arial"/>
          </w:rPr>
          <w:t xml:space="preserve"> et al., 2017</w:t>
        </w:r>
        <w:r>
          <w:rPr>
            <w:rFonts w:ascii="Arial" w:hAnsi="Arial" w:cs="Arial"/>
          </w:rPr>
          <w:t>).</w:t>
        </w:r>
      </w:ins>
    </w:p>
    <w:p w14:paraId="32936F52" w14:textId="1F2036CB" w:rsidR="00D44571" w:rsidRPr="007C48BB" w:rsidRDefault="00D44571" w:rsidP="00864A0A">
      <w:pPr>
        <w:pBdr>
          <w:top w:val="nil"/>
          <w:left w:val="nil"/>
          <w:bottom w:val="nil"/>
          <w:right w:val="nil"/>
          <w:between w:val="nil"/>
        </w:pBdr>
        <w:spacing w:after="0" w:line="480" w:lineRule="auto"/>
        <w:contextualSpacing/>
        <w:rPr>
          <w:rFonts w:ascii="Arial" w:hAnsi="Arial" w:cs="Arial"/>
          <w:color w:val="000000"/>
        </w:rPr>
      </w:pPr>
      <w:ins w:id="9" w:author="George Spirou" w:date="2025-03-01T07:55:00Z" w16du:dateUtc="2025-03-01T12:55:00Z">
        <w:r>
          <w:rPr>
            <w:rFonts w:ascii="Arial" w:hAnsi="Arial" w:cs="Arial"/>
          </w:rPr>
          <w:t>in response to a presynaptic spike ensuring temporal fidelity in transmission of synaptic information at high frequencies (reviewed by Borst &amp; Soria van Hoeve, 2012).</w:t>
        </w:r>
      </w:ins>
    </w:p>
    <w:p w14:paraId="21E0646A" w14:textId="77777777" w:rsidR="00F465D0" w:rsidRPr="007C48BB" w:rsidRDefault="00F465D0" w:rsidP="00864A0A">
      <w:pPr>
        <w:spacing w:after="0" w:line="480" w:lineRule="auto"/>
        <w:rPr>
          <w:rFonts w:ascii="Arial" w:hAnsi="Arial" w:cs="Arial"/>
          <w:bCs/>
          <w:u w:val="single"/>
        </w:rPr>
      </w:pPr>
      <w:r w:rsidRPr="007C48BB">
        <w:rPr>
          <w:rFonts w:ascii="Arial" w:hAnsi="Arial" w:cs="Arial"/>
          <w:bCs/>
          <w:u w:val="single"/>
        </w:rPr>
        <w:t>Summary of Observations</w:t>
      </w:r>
    </w:p>
    <w:p w14:paraId="163E85F9" w14:textId="24D2BBB8"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We investigated the development of </w:t>
      </w:r>
      <w:proofErr w:type="spellStart"/>
      <w:r w:rsidRPr="007C48BB">
        <w:rPr>
          <w:rFonts w:ascii="Arial" w:hAnsi="Arial" w:cs="Arial"/>
          <w:bCs/>
        </w:rPr>
        <w:t>sEPSCs</w:t>
      </w:r>
      <w:proofErr w:type="spellEnd"/>
      <w:r w:rsidRPr="007C48BB">
        <w:rPr>
          <w:rFonts w:ascii="Arial" w:hAnsi="Arial" w:cs="Arial"/>
          <w:bCs/>
        </w:rPr>
        <w:t xml:space="preserve"> during the first two postnatal weeks in MNTB PNs, systematically characterizing the size and time course prior to the growth of the CH (P0-2), during the growth phase (P2-4), after most cells are mono-innervated (P6) and bracketing the opening of the ear canal (P9 and P14) (</w:t>
      </w:r>
      <w:r w:rsidRPr="007C48BB">
        <w:rPr>
          <w:rFonts w:ascii="Arial" w:hAnsi="Arial" w:cs="Arial"/>
        </w:rPr>
        <w:t xml:space="preserve">Kandler &amp; </w:t>
      </w:r>
      <w:proofErr w:type="spellStart"/>
      <w:r w:rsidRPr="007C48BB">
        <w:rPr>
          <w:rFonts w:ascii="Arial" w:hAnsi="Arial" w:cs="Arial"/>
        </w:rPr>
        <w:t>Friauf</w:t>
      </w:r>
      <w:proofErr w:type="spellEnd"/>
      <w:r w:rsidRPr="007C48BB">
        <w:rPr>
          <w:rFonts w:ascii="Arial" w:hAnsi="Arial" w:cs="Arial"/>
        </w:rPr>
        <w:t xml:space="preserve">, 1993; Hoffpauir et al., 2006; </w:t>
      </w:r>
      <w:r w:rsidRPr="007C48BB">
        <w:rPr>
          <w:rFonts w:ascii="Arial" w:hAnsi="Arial" w:cs="Arial"/>
          <w:bCs/>
        </w:rPr>
        <w:t xml:space="preserve">Holcomb et al., 2013; </w:t>
      </w:r>
      <w:r w:rsidRPr="007C48BB">
        <w:rPr>
          <w:rFonts w:ascii="Arial" w:hAnsi="Arial" w:cs="Arial"/>
        </w:rPr>
        <w:t>Mikaelian et al., 1965)</w:t>
      </w:r>
      <w:r w:rsidRPr="007C48BB">
        <w:rPr>
          <w:rFonts w:ascii="Arial" w:hAnsi="Arial" w:cs="Arial"/>
          <w:bCs/>
        </w:rPr>
        <w:t xml:space="preserve">. The frequency of </w:t>
      </w:r>
      <w:proofErr w:type="spellStart"/>
      <w:r w:rsidRPr="007C48BB">
        <w:rPr>
          <w:rFonts w:ascii="Arial" w:hAnsi="Arial" w:cs="Arial"/>
          <w:bCs/>
        </w:rPr>
        <w:t>sEPSCs</w:t>
      </w:r>
      <w:proofErr w:type="spellEnd"/>
      <w:r w:rsidRPr="007C48BB">
        <w:rPr>
          <w:rFonts w:ascii="Arial" w:hAnsi="Arial" w:cs="Arial"/>
          <w:bCs/>
        </w:rPr>
        <w:t xml:space="preserve"> was similar across neonatal ages (P0-P9) with a significant increase after the opening of the ear canal at P14, consistent with fenestration of the CH and increase in the number of active zones (</w:t>
      </w:r>
      <w:proofErr w:type="spellStart"/>
      <w:r w:rsidRPr="007C48BB">
        <w:rPr>
          <w:rFonts w:ascii="Arial" w:hAnsi="Arial" w:cs="Arial"/>
          <w:bCs/>
        </w:rPr>
        <w:t>Dondzillo</w:t>
      </w:r>
      <w:proofErr w:type="spellEnd"/>
      <w:r w:rsidRPr="007C48BB">
        <w:rPr>
          <w:rFonts w:ascii="Arial" w:hAnsi="Arial" w:cs="Arial"/>
          <w:bCs/>
        </w:rPr>
        <w:t xml:space="preserve"> et al., 2010; Ford et al., 2009; </w:t>
      </w:r>
      <w:proofErr w:type="spellStart"/>
      <w:r w:rsidRPr="007C48BB">
        <w:rPr>
          <w:rFonts w:ascii="Arial" w:hAnsi="Arial" w:cs="Arial"/>
          <w:bCs/>
        </w:rPr>
        <w:t>Satzler</w:t>
      </w:r>
      <w:proofErr w:type="spellEnd"/>
      <w:r w:rsidRPr="007C48BB">
        <w:rPr>
          <w:rFonts w:ascii="Arial" w:hAnsi="Arial" w:cs="Arial"/>
          <w:bCs/>
        </w:rPr>
        <w:t xml:space="preserve"> et al., 2002; Soria van Hoeve &amp; Borst, 2010; </w:t>
      </w:r>
      <w:proofErr w:type="spellStart"/>
      <w:r w:rsidRPr="007C48BB">
        <w:rPr>
          <w:rFonts w:ascii="Arial" w:hAnsi="Arial" w:cs="Arial"/>
          <w:bCs/>
        </w:rPr>
        <w:t>Taschenberger</w:t>
      </w:r>
      <w:proofErr w:type="spellEnd"/>
      <w:r w:rsidRPr="007C48BB">
        <w:rPr>
          <w:rFonts w:ascii="Arial" w:hAnsi="Arial" w:cs="Arial"/>
          <w:bCs/>
        </w:rPr>
        <w:t xml:space="preserve"> et al., 2002). Beginning at P4 the time course of </w:t>
      </w:r>
      <w:proofErr w:type="spellStart"/>
      <w:r w:rsidRPr="007C48BB">
        <w:rPr>
          <w:rFonts w:ascii="Arial" w:hAnsi="Arial" w:cs="Arial"/>
          <w:bCs/>
        </w:rPr>
        <w:t>sEPSCs</w:t>
      </w:r>
      <w:proofErr w:type="spellEnd"/>
      <w:r w:rsidRPr="007C48BB">
        <w:rPr>
          <w:rFonts w:ascii="Arial" w:hAnsi="Arial" w:cs="Arial"/>
          <w:bCs/>
        </w:rPr>
        <w:t xml:space="preserve"> in MNTB PNs accelerates, correlating with the AMPA receptor isoform switch to the fast-gating flop GluA4 variant resulting in the developmental speeding of AMPAR desensitization from P7-P14 and faster EPSC kinetics (</w:t>
      </w:r>
      <w:r w:rsidRPr="007C48BB">
        <w:rPr>
          <w:rFonts w:ascii="Arial" w:hAnsi="Arial" w:cs="Arial"/>
        </w:rPr>
        <w:t>Joshi et al., 2004; Koike-Tani et al., 2005; Yang et al., 2011</w:t>
      </w:r>
      <w:r w:rsidRPr="007C48BB">
        <w:rPr>
          <w:rFonts w:ascii="Arial" w:hAnsi="Arial" w:cs="Arial"/>
          <w:bCs/>
        </w:rPr>
        <w:t xml:space="preserve">). Consistent with previous reports the amplitude and frequency of </w:t>
      </w:r>
      <w:proofErr w:type="spellStart"/>
      <w:r w:rsidRPr="007C48BB">
        <w:rPr>
          <w:rFonts w:ascii="Arial" w:hAnsi="Arial" w:cs="Arial"/>
          <w:bCs/>
        </w:rPr>
        <w:t>sEPSCS</w:t>
      </w:r>
      <w:proofErr w:type="spellEnd"/>
      <w:r w:rsidRPr="007C48BB">
        <w:rPr>
          <w:rFonts w:ascii="Arial" w:hAnsi="Arial" w:cs="Arial"/>
          <w:bCs/>
        </w:rPr>
        <w:t xml:space="preserve"> was unchanged after application of TTX at all neonatal ages, indicating quantal events at the CH are not driven by presynaptic activity (</w:t>
      </w:r>
      <w:proofErr w:type="spellStart"/>
      <w:r w:rsidRPr="007C48BB">
        <w:rPr>
          <w:rFonts w:ascii="Arial" w:hAnsi="Arial" w:cs="Arial"/>
          <w:bCs/>
        </w:rPr>
        <w:t>Kushmerick</w:t>
      </w:r>
      <w:proofErr w:type="spellEnd"/>
      <w:r w:rsidRPr="007C48BB">
        <w:rPr>
          <w:rFonts w:ascii="Arial" w:hAnsi="Arial" w:cs="Arial"/>
          <w:bCs/>
        </w:rPr>
        <w:t xml:space="preserve"> et al., 2006; Rusu &amp; Borst, 2011; Sahara &amp; Takahashi, 2001). Similarly, the size and time course of </w:t>
      </w:r>
      <w:proofErr w:type="spellStart"/>
      <w:r w:rsidRPr="007C48BB">
        <w:rPr>
          <w:rFonts w:ascii="Arial" w:hAnsi="Arial" w:cs="Arial"/>
          <w:bCs/>
        </w:rPr>
        <w:t>sEPSCs</w:t>
      </w:r>
      <w:proofErr w:type="spellEnd"/>
      <w:r w:rsidRPr="007C48BB">
        <w:rPr>
          <w:rFonts w:ascii="Arial" w:hAnsi="Arial" w:cs="Arial"/>
          <w:bCs/>
        </w:rPr>
        <w:t xml:space="preserve"> in MNTB PNs was consistent after application of the non-selective VGCC blocker </w:t>
      </w:r>
      <w:r w:rsidRPr="007C48BB">
        <w:rPr>
          <w:rFonts w:ascii="Arial" w:hAnsi="Arial" w:cs="Arial"/>
          <w:bCs/>
        </w:rPr>
        <w:lastRenderedPageBreak/>
        <w:t>Cd</w:t>
      </w:r>
      <w:r w:rsidRPr="007C48BB">
        <w:rPr>
          <w:rFonts w:ascii="Arial" w:hAnsi="Arial" w:cs="Arial"/>
          <w:bCs/>
          <w:vertAlign w:val="superscript"/>
        </w:rPr>
        <w:t>2+</w:t>
      </w:r>
      <w:r w:rsidRPr="007C48BB">
        <w:rPr>
          <w:rFonts w:ascii="Arial" w:hAnsi="Arial" w:cs="Arial"/>
          <w:bCs/>
        </w:rPr>
        <w:t xml:space="preserve"> across neonatal ages, when spontaneous release has been shown to be regulated by VGCC in inhibitory, but not excitatory synapses (Tsintsadze et al., 2017; </w:t>
      </w:r>
      <w:proofErr w:type="spellStart"/>
      <w:r w:rsidRPr="007C48BB">
        <w:rPr>
          <w:rFonts w:ascii="Arial" w:hAnsi="Arial" w:cs="Arial"/>
          <w:bCs/>
        </w:rPr>
        <w:t>Vyleta</w:t>
      </w:r>
      <w:proofErr w:type="spellEnd"/>
      <w:r w:rsidRPr="007C48BB">
        <w:rPr>
          <w:rFonts w:ascii="Arial" w:hAnsi="Arial" w:cs="Arial"/>
          <w:bCs/>
        </w:rPr>
        <w:t xml:space="preserve"> &amp; Smith, 2011; Williams et al., 2012). To investigate the role of spontaneous activity in the synchronous maturation of the </w:t>
      </w:r>
      <w:proofErr w:type="gramStart"/>
      <w:r w:rsidRPr="007C48BB">
        <w:rPr>
          <w:rFonts w:ascii="Arial" w:hAnsi="Arial" w:cs="Arial"/>
          <w:bCs/>
        </w:rPr>
        <w:t>CH:MNTB</w:t>
      </w:r>
      <w:proofErr w:type="gramEnd"/>
      <w:r w:rsidRPr="007C48BB">
        <w:rPr>
          <w:rFonts w:ascii="Arial" w:hAnsi="Arial" w:cs="Arial"/>
          <w:bCs/>
        </w:rPr>
        <w:t xml:space="preserve"> synaptic connection we utilized a viral vector approach expressing TeNT to directly silence activity during the critical period of neural circuit formation (P2-P4; Hoffpauir et al., 2010; Holcomb et al., 2013; Rusu &amp; Borst, 2011). The efficacy of TeNT mediated synaptic silencing was experimentally determined through whole-cell voltage-clamp recordings in MNTB PNs showing a significant reduction in the frequency of </w:t>
      </w:r>
      <w:proofErr w:type="spellStart"/>
      <w:r w:rsidRPr="007C48BB">
        <w:rPr>
          <w:rFonts w:ascii="Arial" w:hAnsi="Arial" w:cs="Arial"/>
          <w:bCs/>
        </w:rPr>
        <w:t>sEPSCs</w:t>
      </w:r>
      <w:proofErr w:type="spellEnd"/>
      <w:r w:rsidRPr="007C48BB">
        <w:rPr>
          <w:rFonts w:ascii="Arial" w:hAnsi="Arial" w:cs="Arial"/>
          <w:bCs/>
        </w:rPr>
        <w:t xml:space="preserve">. The recorded quantal events could arise from non-calyceal inputs (Banks &amp; Smith, 1992; Hamann et al., 2003). Paired simultaneous pre- and postsynaptic recordings of the CH and associated MNTB PN showed abolished evoked neurotransmission in transduced terminals (TeNT expression) confirming our viral vector approach to silence activity at the </w:t>
      </w:r>
      <w:proofErr w:type="gramStart"/>
      <w:r w:rsidRPr="007C48BB">
        <w:rPr>
          <w:rFonts w:ascii="Arial" w:hAnsi="Arial" w:cs="Arial"/>
          <w:bCs/>
        </w:rPr>
        <w:t>CH:MNTB</w:t>
      </w:r>
      <w:proofErr w:type="gramEnd"/>
      <w:r w:rsidRPr="007C48BB">
        <w:rPr>
          <w:rFonts w:ascii="Arial" w:hAnsi="Arial" w:cs="Arial"/>
          <w:bCs/>
        </w:rPr>
        <w:t xml:space="preserve"> connection. We found that blocking spontaneous activity prior to the onset of cochlea induced bursting activity in the MNTB (</w:t>
      </w:r>
      <w:proofErr w:type="spellStart"/>
      <w:r w:rsidRPr="007C48BB">
        <w:rPr>
          <w:rFonts w:ascii="Arial" w:hAnsi="Arial" w:cs="Arial"/>
        </w:rPr>
        <w:t>Babola</w:t>
      </w:r>
      <w:proofErr w:type="spellEnd"/>
      <w:r w:rsidRPr="007C48BB">
        <w:rPr>
          <w:rFonts w:ascii="Arial" w:hAnsi="Arial" w:cs="Arial"/>
        </w:rPr>
        <w:t xml:space="preserve"> et al., 2021; Tritsch, Rodriguez-Contreras, et al., 2010; Tritsch et al., 2007</w:t>
      </w:r>
      <w:r w:rsidRPr="007C48BB">
        <w:rPr>
          <w:rFonts w:ascii="Arial" w:hAnsi="Arial" w:cs="Arial"/>
          <w:bCs/>
        </w:rPr>
        <w:t>) resulted in PNs remaining in an immature hyperexcitable state with delayed maturation continuing into the second postnatal week. Computational modeling of the effects of TeNT showed delayed expression of K</w:t>
      </w:r>
      <w:r w:rsidRPr="007C48BB">
        <w:rPr>
          <w:rFonts w:ascii="Arial" w:hAnsi="Arial" w:cs="Arial"/>
          <w:bCs/>
          <w:vertAlign w:val="subscript"/>
        </w:rPr>
        <w:t>V</w:t>
      </w:r>
      <w:r w:rsidRPr="007C48BB">
        <w:rPr>
          <w:rFonts w:ascii="Arial" w:hAnsi="Arial" w:cs="Arial"/>
          <w:bCs/>
        </w:rPr>
        <w:t xml:space="preserve">1 and likely increased HCN channel expression regulating the firing pattern. Structural assessment of the effects of TeNT expression on the morphology of the CH showed impaired growth with reduced volume and increased thickness compared to ipsilateral control terminals. Pharmacological manipulation with the L-type VGCCs antagonist </w:t>
      </w:r>
      <w:proofErr w:type="spellStart"/>
      <w:r w:rsidRPr="007C48BB">
        <w:rPr>
          <w:rFonts w:ascii="Arial" w:hAnsi="Arial" w:cs="Arial"/>
          <w:bCs/>
        </w:rPr>
        <w:t>isradipine</w:t>
      </w:r>
      <w:proofErr w:type="spellEnd"/>
      <w:r w:rsidRPr="007C48BB">
        <w:rPr>
          <w:rFonts w:ascii="Arial" w:hAnsi="Arial" w:cs="Arial"/>
          <w:bCs/>
        </w:rPr>
        <w:t xml:space="preserve"> showed expression of L-type Ca</w:t>
      </w:r>
      <w:r w:rsidRPr="007C48BB">
        <w:rPr>
          <w:rFonts w:ascii="Arial" w:hAnsi="Arial" w:cs="Arial"/>
          <w:bCs/>
          <w:vertAlign w:val="superscript"/>
        </w:rPr>
        <w:t>2+</w:t>
      </w:r>
      <w:r w:rsidRPr="007C48BB">
        <w:rPr>
          <w:rFonts w:ascii="Arial" w:hAnsi="Arial" w:cs="Arial"/>
          <w:bCs/>
        </w:rPr>
        <w:t xml:space="preserve"> channels in MNTB PNs and spike broadening suggesting a contribution of these channels in shaping the AP waveform. This study highlights the importance of intrinsic spontaneous activity in the </w:t>
      </w:r>
      <w:r w:rsidRPr="007C48BB">
        <w:rPr>
          <w:rFonts w:ascii="Arial" w:hAnsi="Arial" w:cs="Arial"/>
          <w:bCs/>
        </w:rPr>
        <w:lastRenderedPageBreak/>
        <w:t xml:space="preserve">coincident maturation of the CH growth and postsynaptic MNTB PN physiological properties. </w:t>
      </w:r>
      <w:bookmarkStart w:id="10" w:name="_Hlk165560836"/>
    </w:p>
    <w:p w14:paraId="77A66B8F" w14:textId="77777777" w:rsidR="00F465D0" w:rsidRPr="007C48BB" w:rsidRDefault="00F465D0" w:rsidP="00864A0A">
      <w:pPr>
        <w:spacing w:after="0" w:line="480" w:lineRule="auto"/>
        <w:jc w:val="both"/>
        <w:rPr>
          <w:rFonts w:ascii="Arial" w:hAnsi="Arial"/>
          <w:u w:val="single"/>
        </w:rPr>
      </w:pPr>
      <w:r w:rsidRPr="007C48BB">
        <w:rPr>
          <w:rFonts w:ascii="Arial" w:hAnsi="Arial"/>
          <w:u w:val="single"/>
        </w:rPr>
        <w:t>Characterization of Spontaneous Excitatory Postsynaptic Currents in MNTB Principal Neurons</w:t>
      </w:r>
      <w:bookmarkEnd w:id="10"/>
    </w:p>
    <w:p w14:paraId="46793F71" w14:textId="77777777" w:rsidR="00F465D0" w:rsidRPr="007C48BB" w:rsidRDefault="00F465D0" w:rsidP="00864A0A">
      <w:pPr>
        <w:spacing w:after="0" w:line="480" w:lineRule="auto"/>
        <w:jc w:val="both"/>
        <w:rPr>
          <w:rFonts w:ascii="Arial" w:hAnsi="Arial" w:cs="Arial"/>
          <w:bCs/>
        </w:rPr>
      </w:pPr>
      <w:r w:rsidRPr="007C48BB">
        <w:rPr>
          <w:rFonts w:ascii="Arial" w:hAnsi="Arial" w:cs="Arial"/>
        </w:rPr>
        <w:t>The Ca</w:t>
      </w:r>
      <w:r w:rsidRPr="007C48BB">
        <w:rPr>
          <w:rFonts w:ascii="Arial" w:hAnsi="Arial" w:cs="Arial"/>
          <w:vertAlign w:val="superscript"/>
        </w:rPr>
        <w:t>2+</w:t>
      </w:r>
      <w:r w:rsidRPr="007C48BB">
        <w:rPr>
          <w:rFonts w:ascii="Arial" w:hAnsi="Arial" w:cs="Arial"/>
        </w:rPr>
        <w:t xml:space="preserve"> dependence of spontaneous activity represents a divergence from the other modes of neurotransmission, synchronous and asynchronous vesicle release, with spontaneous vesicle fusion occurring either with or without localized increase in Ca</w:t>
      </w:r>
      <w:r w:rsidRPr="007C48BB">
        <w:rPr>
          <w:rFonts w:ascii="Arial" w:hAnsi="Arial" w:cs="Arial"/>
          <w:vertAlign w:val="superscript"/>
        </w:rPr>
        <w:t>2+</w:t>
      </w:r>
      <w:r w:rsidRPr="007C48BB">
        <w:rPr>
          <w:rFonts w:ascii="Arial" w:hAnsi="Arial" w:cs="Arial"/>
        </w:rPr>
        <w:t xml:space="preserve"> concentration through VGCCs (Emptage et al., 2001; </w:t>
      </w:r>
      <w:proofErr w:type="spellStart"/>
      <w:r w:rsidRPr="007C48BB">
        <w:rPr>
          <w:rFonts w:ascii="Arial" w:hAnsi="Arial" w:cs="Arial"/>
        </w:rPr>
        <w:t>Ermolyuk</w:t>
      </w:r>
      <w:proofErr w:type="spellEnd"/>
      <w:r w:rsidRPr="007C48BB">
        <w:rPr>
          <w:rFonts w:ascii="Arial" w:hAnsi="Arial" w:cs="Arial"/>
        </w:rPr>
        <w:t xml:space="preserve"> et al., 2013; </w:t>
      </w:r>
      <w:proofErr w:type="spellStart"/>
      <w:r w:rsidRPr="007C48BB">
        <w:rPr>
          <w:rFonts w:ascii="Arial" w:hAnsi="Arial" w:cs="Arial"/>
        </w:rPr>
        <w:t>Helmchen</w:t>
      </w:r>
      <w:proofErr w:type="spellEnd"/>
      <w:r w:rsidRPr="007C48BB">
        <w:rPr>
          <w:rFonts w:ascii="Arial" w:hAnsi="Arial" w:cs="Arial"/>
        </w:rPr>
        <w:t xml:space="preserve"> et al., 1997; Tsintsadze et al., 2017; Williams et al., 2012). The Ca</w:t>
      </w:r>
      <w:r w:rsidRPr="007C48BB">
        <w:rPr>
          <w:rFonts w:ascii="Arial" w:hAnsi="Arial" w:cs="Arial"/>
          <w:vertAlign w:val="superscript"/>
        </w:rPr>
        <w:t>2+</w:t>
      </w:r>
      <w:r w:rsidRPr="007C48BB">
        <w:rPr>
          <w:rFonts w:ascii="Arial" w:hAnsi="Arial" w:cs="Arial"/>
        </w:rPr>
        <w:t xml:space="preserve"> sources regulating spontaneous release include basal concentrations (Babai et al., 2014; Kochubey &amp; Schneggenburger, 2011; Lou et al., 2005; Sun et al., 2007), stochastic opening of VGCCs (</w:t>
      </w:r>
      <w:proofErr w:type="spellStart"/>
      <w:r w:rsidRPr="007C48BB">
        <w:rPr>
          <w:rFonts w:ascii="Arial" w:hAnsi="Arial" w:cs="Arial"/>
        </w:rPr>
        <w:t>Ermolyuk</w:t>
      </w:r>
      <w:proofErr w:type="spellEnd"/>
      <w:r w:rsidRPr="007C48BB">
        <w:rPr>
          <w:rFonts w:ascii="Arial" w:hAnsi="Arial" w:cs="Arial"/>
        </w:rPr>
        <w:t xml:space="preserve"> et al., 2013; Tsintsadze et al., 2017; Williams et al., 2012), and release from internal stores (Bal et al., 2013; Emptage et al., 2001; Llano et al., 2000). Within the literature there are conflicting views on the </w:t>
      </w:r>
      <w:r w:rsidRPr="007C48BB">
        <w:rPr>
          <w:rFonts w:ascii="Arial" w:hAnsi="Arial" w:cs="Arial"/>
          <w:bCs/>
        </w:rPr>
        <w:t xml:space="preserve">role of VGCCs regulating release at inhibitory and excitatory synapses (Dai et al., 2015; </w:t>
      </w:r>
      <w:proofErr w:type="spellStart"/>
      <w:r w:rsidRPr="007C48BB">
        <w:rPr>
          <w:rFonts w:ascii="Arial" w:hAnsi="Arial" w:cs="Arial"/>
        </w:rPr>
        <w:t>Ermolyuk</w:t>
      </w:r>
      <w:proofErr w:type="spellEnd"/>
      <w:r w:rsidRPr="007C48BB">
        <w:rPr>
          <w:rFonts w:ascii="Arial" w:hAnsi="Arial" w:cs="Arial"/>
        </w:rPr>
        <w:t xml:space="preserve"> et al., 2013</w:t>
      </w:r>
      <w:r w:rsidRPr="007C48BB">
        <w:rPr>
          <w:rFonts w:ascii="Arial" w:hAnsi="Arial" w:cs="Arial"/>
          <w:bCs/>
        </w:rPr>
        <w:t xml:space="preserve">; Tsintsadze et al., 2017; </w:t>
      </w:r>
      <w:proofErr w:type="spellStart"/>
      <w:r w:rsidRPr="007C48BB">
        <w:rPr>
          <w:rFonts w:ascii="Arial" w:hAnsi="Arial" w:cs="Arial"/>
          <w:bCs/>
        </w:rPr>
        <w:t>Vyleta</w:t>
      </w:r>
      <w:proofErr w:type="spellEnd"/>
      <w:r w:rsidRPr="007C48BB">
        <w:rPr>
          <w:rFonts w:ascii="Arial" w:hAnsi="Arial" w:cs="Arial"/>
          <w:bCs/>
        </w:rPr>
        <w:t xml:space="preserve"> &amp; Smith, 2001; Williams et al., 2012). Recent evidence, recording from P10-P12 MNTB PNs which receive excitatory glutamatergic input from the CH and GABAergic and glycinergic inhibitory inputs (</w:t>
      </w:r>
      <w:proofErr w:type="spellStart"/>
      <w:r w:rsidRPr="007C48BB">
        <w:rPr>
          <w:rFonts w:ascii="Arial" w:hAnsi="Arial" w:cs="Arial"/>
          <w:bCs/>
        </w:rPr>
        <w:t>Awatramani</w:t>
      </w:r>
      <w:proofErr w:type="spellEnd"/>
      <w:r w:rsidRPr="007C48BB">
        <w:rPr>
          <w:rFonts w:ascii="Arial" w:hAnsi="Arial" w:cs="Arial"/>
          <w:bCs/>
        </w:rPr>
        <w:t xml:space="preserve"> et al., 2005), showed that the non-selective VGCC blocker Cd</w:t>
      </w:r>
      <w:r w:rsidRPr="007C48BB">
        <w:rPr>
          <w:rFonts w:ascii="Arial" w:hAnsi="Arial" w:cs="Arial"/>
          <w:bCs/>
          <w:vertAlign w:val="superscript"/>
        </w:rPr>
        <w:t xml:space="preserve">2+ </w:t>
      </w:r>
      <w:r w:rsidRPr="007C48BB">
        <w:rPr>
          <w:rFonts w:ascii="Arial" w:hAnsi="Arial" w:cs="Arial"/>
          <w:bCs/>
        </w:rPr>
        <w:t>affected spontaneous release only from inhibitory synapses (Tsintsadze et al., 2017). Consistent with these results we have shown a consistent mechanism throughout postnatal development (P0-P14), whereby VGCCs do not trigger spontaneous vesicle release from excitatory synapses in MNTB PNs (Fig. 3.1).</w:t>
      </w:r>
    </w:p>
    <w:p w14:paraId="37CB3981" w14:textId="2838C462"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Unlike evoked synaptic transmission, spontaneous vesicle release is independent of presynaptic activity with spontaneous postsynaptic currents or miniature events typically recorded in the presence of the voltage gated sodium channel blocker tetrodotoxin (TTX) </w:t>
      </w:r>
      <w:r w:rsidRPr="007C48BB">
        <w:rPr>
          <w:rFonts w:ascii="Arial" w:hAnsi="Arial" w:cs="Arial"/>
          <w:bCs/>
        </w:rPr>
        <w:lastRenderedPageBreak/>
        <w:t xml:space="preserve">(Kaeser &amp; Regehr, 2014). Previous studies recording </w:t>
      </w:r>
      <w:proofErr w:type="spellStart"/>
      <w:r w:rsidRPr="007C48BB">
        <w:rPr>
          <w:rFonts w:ascii="Arial" w:hAnsi="Arial" w:cs="Arial"/>
          <w:bCs/>
        </w:rPr>
        <w:t>sEPSCs</w:t>
      </w:r>
      <w:proofErr w:type="spellEnd"/>
      <w:r w:rsidRPr="007C48BB">
        <w:rPr>
          <w:rFonts w:ascii="Arial" w:hAnsi="Arial" w:cs="Arial"/>
          <w:bCs/>
        </w:rPr>
        <w:t xml:space="preserve"> from MNTB PNs have shown no change in the amplitude or frequency of individual events following application of TTX (Ishikawa et al., 2002; </w:t>
      </w:r>
      <w:proofErr w:type="spellStart"/>
      <w:r w:rsidRPr="007C48BB">
        <w:rPr>
          <w:rFonts w:ascii="Arial" w:hAnsi="Arial" w:cs="Arial"/>
          <w:bCs/>
        </w:rPr>
        <w:t>Kushmerick</w:t>
      </w:r>
      <w:proofErr w:type="spellEnd"/>
      <w:r w:rsidRPr="007C48BB">
        <w:rPr>
          <w:rFonts w:ascii="Arial" w:hAnsi="Arial" w:cs="Arial"/>
          <w:bCs/>
        </w:rPr>
        <w:t xml:space="preserve"> et al., 2006; Rusu &amp; Borst, 2011; Sahara &amp; Takahashi, 2001; Yamashita et al., 2003). These studies were in rat and predominantly from older postnatal ages. Consistent with these earlier studies we have shown that the size and time course of </w:t>
      </w:r>
      <w:proofErr w:type="spellStart"/>
      <w:r w:rsidRPr="007C48BB">
        <w:rPr>
          <w:rFonts w:ascii="Arial" w:hAnsi="Arial" w:cs="Arial"/>
          <w:bCs/>
        </w:rPr>
        <w:t>sEPSCs</w:t>
      </w:r>
      <w:proofErr w:type="spellEnd"/>
      <w:r w:rsidRPr="007C48BB">
        <w:rPr>
          <w:rFonts w:ascii="Arial" w:hAnsi="Arial" w:cs="Arial"/>
          <w:bCs/>
        </w:rPr>
        <w:t xml:space="preserve"> are indistinguishable from </w:t>
      </w:r>
      <w:proofErr w:type="spellStart"/>
      <w:r w:rsidRPr="007C48BB">
        <w:rPr>
          <w:rFonts w:ascii="Arial" w:hAnsi="Arial" w:cs="Arial"/>
          <w:bCs/>
        </w:rPr>
        <w:t>mEPSCs</w:t>
      </w:r>
      <w:proofErr w:type="spellEnd"/>
      <w:r w:rsidRPr="007C48BB">
        <w:rPr>
          <w:rFonts w:ascii="Arial" w:hAnsi="Arial" w:cs="Arial"/>
          <w:bCs/>
        </w:rPr>
        <w:t xml:space="preserve"> (recorded in the presence of TTX) across neonatal ages (Fig. 3.1). The histogram distributions of size and kinetics for all individual quantal events showed a large variance for all neonatal ages (Fig. 3.2B). This variance may be due to variable concentration of neurotransmitter in individual synaptic vesicles, the variable volume of synaptic vesicles, or rapid changes in the availability of postsynaptic receptors associated with AMPA receptor desensitization or saturation (Bekkers &amp; Clements, 1999; Bekkers et al., 1990; Koike-Tani et al., 2005; Meyer et al., 2001; Partin et al., 1994). Developmental changes in the amplitude of </w:t>
      </w:r>
      <w:proofErr w:type="spellStart"/>
      <w:r w:rsidRPr="007C48BB">
        <w:rPr>
          <w:rFonts w:ascii="Arial" w:hAnsi="Arial" w:cs="Arial"/>
          <w:bCs/>
        </w:rPr>
        <w:t>sEPSCs</w:t>
      </w:r>
      <w:proofErr w:type="spellEnd"/>
      <w:r w:rsidRPr="007C48BB">
        <w:rPr>
          <w:rFonts w:ascii="Arial" w:hAnsi="Arial" w:cs="Arial"/>
          <w:bCs/>
        </w:rPr>
        <w:t xml:space="preserve"> were similar across neonatal ages, </w:t>
      </w:r>
      <w:proofErr w:type="gramStart"/>
      <w:r w:rsidRPr="007C48BB">
        <w:rPr>
          <w:rFonts w:ascii="Arial" w:hAnsi="Arial" w:cs="Arial"/>
          <w:bCs/>
        </w:rPr>
        <w:t>with the exception of</w:t>
      </w:r>
      <w:proofErr w:type="gramEnd"/>
      <w:r w:rsidRPr="007C48BB">
        <w:rPr>
          <w:rFonts w:ascii="Arial" w:hAnsi="Arial" w:cs="Arial"/>
          <w:bCs/>
        </w:rPr>
        <w:t xml:space="preserve"> P0 and P9, consistent with previous reports (Fig. 3.2B and C; </w:t>
      </w:r>
      <w:proofErr w:type="spellStart"/>
      <w:r w:rsidRPr="007C48BB">
        <w:rPr>
          <w:rFonts w:ascii="Arial" w:hAnsi="Arial" w:cs="Arial"/>
          <w:bCs/>
        </w:rPr>
        <w:t>Chuhma</w:t>
      </w:r>
      <w:proofErr w:type="spellEnd"/>
      <w:r w:rsidRPr="007C48BB">
        <w:rPr>
          <w:rFonts w:ascii="Arial" w:hAnsi="Arial" w:cs="Arial"/>
          <w:bCs/>
        </w:rPr>
        <w:t xml:space="preserve"> &amp; </w:t>
      </w:r>
      <w:proofErr w:type="spellStart"/>
      <w:r w:rsidRPr="007C48BB">
        <w:rPr>
          <w:rFonts w:ascii="Arial" w:hAnsi="Arial" w:cs="Arial"/>
          <w:bCs/>
        </w:rPr>
        <w:t>Ohmori</w:t>
      </w:r>
      <w:proofErr w:type="spellEnd"/>
      <w:r w:rsidRPr="007C48BB">
        <w:rPr>
          <w:rFonts w:ascii="Arial" w:hAnsi="Arial" w:cs="Arial"/>
          <w:bCs/>
        </w:rPr>
        <w:t xml:space="preserve">, 1998; Iwasaki &amp; Takahashi, 2001; Rusu &amp; Borst, 2011; </w:t>
      </w:r>
      <w:proofErr w:type="spellStart"/>
      <w:r w:rsidRPr="007C48BB">
        <w:rPr>
          <w:rFonts w:ascii="Arial" w:hAnsi="Arial" w:cs="Arial"/>
          <w:bCs/>
        </w:rPr>
        <w:t>Taschenberger</w:t>
      </w:r>
      <w:proofErr w:type="spellEnd"/>
      <w:r w:rsidRPr="007C48BB">
        <w:rPr>
          <w:rFonts w:ascii="Arial" w:hAnsi="Arial" w:cs="Arial"/>
          <w:bCs/>
        </w:rPr>
        <w:t xml:space="preserve"> &amp; von Gersdorff, 2000). The reduced amplitude of </w:t>
      </w:r>
      <w:proofErr w:type="spellStart"/>
      <w:r w:rsidRPr="007C48BB">
        <w:rPr>
          <w:rFonts w:ascii="Arial" w:hAnsi="Arial" w:cs="Arial"/>
          <w:bCs/>
        </w:rPr>
        <w:t>sEPSCs</w:t>
      </w:r>
      <w:proofErr w:type="spellEnd"/>
      <w:r w:rsidRPr="007C48BB">
        <w:rPr>
          <w:rFonts w:ascii="Arial" w:hAnsi="Arial" w:cs="Arial"/>
          <w:bCs/>
        </w:rPr>
        <w:t xml:space="preserve"> at P0 might be attributed to reduced release probability and size of the readily releasable pool or low expression of AMPA receptors associated with an immature synapse (</w:t>
      </w:r>
      <w:proofErr w:type="spellStart"/>
      <w:r w:rsidRPr="007C48BB">
        <w:rPr>
          <w:rFonts w:ascii="Arial" w:hAnsi="Arial" w:cs="Arial"/>
          <w:bCs/>
        </w:rPr>
        <w:t>Chuhma</w:t>
      </w:r>
      <w:proofErr w:type="spellEnd"/>
      <w:r w:rsidRPr="007C48BB">
        <w:rPr>
          <w:rFonts w:ascii="Arial" w:hAnsi="Arial" w:cs="Arial"/>
          <w:bCs/>
        </w:rPr>
        <w:t xml:space="preserve"> and </w:t>
      </w:r>
      <w:proofErr w:type="spellStart"/>
      <w:r w:rsidRPr="007C48BB">
        <w:rPr>
          <w:rFonts w:ascii="Arial" w:hAnsi="Arial" w:cs="Arial"/>
          <w:bCs/>
        </w:rPr>
        <w:t>Ohmori</w:t>
      </w:r>
      <w:proofErr w:type="spellEnd"/>
      <w:r w:rsidRPr="007C48BB">
        <w:rPr>
          <w:rFonts w:ascii="Arial" w:hAnsi="Arial" w:cs="Arial"/>
          <w:bCs/>
        </w:rPr>
        <w:t xml:space="preserve">, 1998; Del Castillo &amp; Katz, 1954; </w:t>
      </w:r>
      <w:proofErr w:type="spellStart"/>
      <w:r w:rsidRPr="007C48BB">
        <w:rPr>
          <w:rFonts w:ascii="Arial" w:hAnsi="Arial" w:cs="Arial"/>
          <w:bCs/>
        </w:rPr>
        <w:t>Futai</w:t>
      </w:r>
      <w:proofErr w:type="spellEnd"/>
      <w:r w:rsidRPr="007C48BB">
        <w:rPr>
          <w:rFonts w:ascii="Arial" w:hAnsi="Arial" w:cs="Arial"/>
          <w:bCs/>
        </w:rPr>
        <w:t xml:space="preserve"> et al., 2001; Iwasaki &amp; Takahashi, 2001; Joshi &amp; Wang, 2002). The disparity at P9 could be attributable to structural development of the CH with fenestration occurring after opening of the ear canal, where homeostatic regulation of the expression patterns and redistribution of active zones and postsynaptic receptors may occur in preparation for this morphological change of the CH (</w:t>
      </w:r>
      <w:proofErr w:type="spellStart"/>
      <w:r w:rsidRPr="007C48BB">
        <w:rPr>
          <w:rFonts w:ascii="Arial" w:hAnsi="Arial" w:cs="Arial"/>
          <w:bCs/>
        </w:rPr>
        <w:t>Dondzillo</w:t>
      </w:r>
      <w:proofErr w:type="spellEnd"/>
      <w:r w:rsidRPr="007C48BB">
        <w:rPr>
          <w:rFonts w:ascii="Arial" w:hAnsi="Arial" w:cs="Arial"/>
          <w:bCs/>
        </w:rPr>
        <w:t xml:space="preserve"> et al., 2010; </w:t>
      </w:r>
      <w:r w:rsidRPr="007C48BB">
        <w:rPr>
          <w:rFonts w:ascii="Arial" w:hAnsi="Arial" w:cs="Arial"/>
          <w:noProof/>
        </w:rPr>
        <w:t>Ford et al., 2009;</w:t>
      </w:r>
      <w:r w:rsidRPr="007C48BB">
        <w:rPr>
          <w:rFonts w:ascii="Arial" w:hAnsi="Arial" w:cs="Arial"/>
        </w:rPr>
        <w:t xml:space="preserve"> Kandler &amp; </w:t>
      </w:r>
      <w:proofErr w:type="spellStart"/>
      <w:r w:rsidRPr="007C48BB">
        <w:rPr>
          <w:rFonts w:ascii="Arial" w:hAnsi="Arial" w:cs="Arial"/>
        </w:rPr>
        <w:t>Friauf</w:t>
      </w:r>
      <w:proofErr w:type="spellEnd"/>
      <w:r w:rsidRPr="007C48BB">
        <w:rPr>
          <w:rFonts w:ascii="Arial" w:hAnsi="Arial" w:cs="Arial"/>
        </w:rPr>
        <w:t xml:space="preserve">, 1993; </w:t>
      </w:r>
      <w:r w:rsidRPr="007C48BB">
        <w:rPr>
          <w:rFonts w:ascii="Arial" w:hAnsi="Arial" w:cs="Arial"/>
          <w:noProof/>
        </w:rPr>
        <w:t>Soria van Hoeve &amp; Borst, 2010</w:t>
      </w:r>
      <w:r w:rsidRPr="007C48BB">
        <w:rPr>
          <w:rFonts w:ascii="Arial" w:hAnsi="Arial" w:cs="Arial"/>
          <w:bCs/>
        </w:rPr>
        <w:t xml:space="preserve">). These morphological changes in the calyx also facilitate glutamate clearance, </w:t>
      </w:r>
      <w:r w:rsidRPr="007C48BB">
        <w:rPr>
          <w:rFonts w:ascii="Arial" w:hAnsi="Arial" w:cs="Arial"/>
          <w:bCs/>
        </w:rPr>
        <w:lastRenderedPageBreak/>
        <w:t xml:space="preserve">where astrocytic processes occupy the new PN territory mediating rapid clearance of glutamate from the synaptic cleft and may contribute to the reduced </w:t>
      </w:r>
      <w:proofErr w:type="spellStart"/>
      <w:r w:rsidRPr="007C48BB">
        <w:rPr>
          <w:rFonts w:ascii="Arial" w:hAnsi="Arial" w:cs="Arial"/>
          <w:bCs/>
        </w:rPr>
        <w:t>sEPSC</w:t>
      </w:r>
      <w:proofErr w:type="spellEnd"/>
      <w:r w:rsidRPr="007C48BB">
        <w:rPr>
          <w:rFonts w:ascii="Arial" w:hAnsi="Arial" w:cs="Arial"/>
          <w:bCs/>
        </w:rPr>
        <w:t xml:space="preserve"> amplitude at P9 (Ford et al., 2009; Holcomb et al., 2013; Holcomb, in preparation; Palmer et al., 2003; </w:t>
      </w:r>
      <w:proofErr w:type="spellStart"/>
      <w:r w:rsidRPr="007C48BB">
        <w:rPr>
          <w:rFonts w:ascii="Arial" w:hAnsi="Arial" w:cs="Arial"/>
          <w:bCs/>
        </w:rPr>
        <w:t>Renden</w:t>
      </w:r>
      <w:proofErr w:type="spellEnd"/>
      <w:r w:rsidRPr="007C48BB">
        <w:rPr>
          <w:rFonts w:ascii="Arial" w:hAnsi="Arial" w:cs="Arial"/>
          <w:bCs/>
        </w:rPr>
        <w:t xml:space="preserve"> et al., 2005).</w:t>
      </w:r>
      <w:bookmarkStart w:id="11" w:name="_Hlk165560854"/>
    </w:p>
    <w:p w14:paraId="0A69E042" w14:textId="77777777" w:rsidR="00F465D0" w:rsidRPr="007C48BB" w:rsidRDefault="00F465D0" w:rsidP="00864A0A">
      <w:pPr>
        <w:spacing w:after="0" w:line="480" w:lineRule="auto"/>
        <w:jc w:val="both"/>
        <w:rPr>
          <w:rFonts w:ascii="Arial" w:hAnsi="Arial" w:cs="Arial"/>
          <w:bCs/>
          <w:u w:val="single"/>
        </w:rPr>
      </w:pPr>
      <w:r w:rsidRPr="007C48BB">
        <w:rPr>
          <w:rFonts w:ascii="Arial" w:hAnsi="Arial" w:cs="Arial"/>
          <w:bCs/>
          <w:u w:val="single"/>
        </w:rPr>
        <w:t>Afferent Projections from the Cochlear Nucleus and Potential Off-Target Viral Labeling</w:t>
      </w:r>
      <w:bookmarkEnd w:id="11"/>
    </w:p>
    <w:p w14:paraId="46B9323B" w14:textId="09C36650"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Unlike the MNTB, which is comprised of a mostly homogeneous neuronal population, the PN (Altieri et al., 2015; Banks &amp; Smith, 1992; </w:t>
      </w:r>
      <w:proofErr w:type="spellStart"/>
      <w:r w:rsidRPr="007C48BB">
        <w:rPr>
          <w:rFonts w:ascii="Arial" w:hAnsi="Arial" w:cs="Arial"/>
          <w:bCs/>
        </w:rPr>
        <w:t>Brandebura</w:t>
      </w:r>
      <w:proofErr w:type="spellEnd"/>
      <w:r w:rsidRPr="007C48BB">
        <w:rPr>
          <w:rFonts w:ascii="Arial" w:hAnsi="Arial" w:cs="Arial"/>
          <w:bCs/>
        </w:rPr>
        <w:t xml:space="preserve"> et al., 2018; Holcomb et al., 2013), the cochlear nucleus is comprised of a diverse neuronal population characterized from morphological, electrophysiological, and most recently RNA-sequencing techniques (Jing et al., 2023; Manis et al., 2019; Oertel et al., 2009). </w:t>
      </w:r>
      <w:proofErr w:type="gramStart"/>
      <w:r w:rsidRPr="007C48BB">
        <w:rPr>
          <w:rFonts w:ascii="Arial" w:hAnsi="Arial" w:cs="Arial"/>
          <w:bCs/>
        </w:rPr>
        <w:t>In order to</w:t>
      </w:r>
      <w:proofErr w:type="gramEnd"/>
      <w:r w:rsidRPr="007C48BB">
        <w:rPr>
          <w:rFonts w:ascii="Arial" w:hAnsi="Arial" w:cs="Arial"/>
          <w:bCs/>
        </w:rPr>
        <w:t xml:space="preserve"> abolish neurotransmission at the </w:t>
      </w:r>
      <w:proofErr w:type="gramStart"/>
      <w:r w:rsidRPr="007C48BB">
        <w:rPr>
          <w:rFonts w:ascii="Arial" w:hAnsi="Arial" w:cs="Arial"/>
          <w:bCs/>
        </w:rPr>
        <w:t>CH:MNTB</w:t>
      </w:r>
      <w:proofErr w:type="gramEnd"/>
      <w:r w:rsidRPr="007C48BB">
        <w:rPr>
          <w:rFonts w:ascii="Arial" w:hAnsi="Arial" w:cs="Arial"/>
          <w:bCs/>
        </w:rPr>
        <w:t xml:space="preserve"> synapse we utilized a stereotaxic viral vector approach to express TeNT in the cochlear nucleus, targeting the GBCs in the VCN specifically. Due to some intermixing of cell types and the volume of the injection, additional cell types were transduced (Fig. 3.3). Recombinant adenovirus </w:t>
      </w:r>
      <w:proofErr w:type="gramStart"/>
      <w:r w:rsidRPr="007C48BB">
        <w:rPr>
          <w:rFonts w:ascii="Arial" w:hAnsi="Arial" w:cs="Arial"/>
          <w:bCs/>
        </w:rPr>
        <w:t>has the ability to</w:t>
      </w:r>
      <w:proofErr w:type="gramEnd"/>
      <w:r w:rsidRPr="007C48BB">
        <w:rPr>
          <w:rFonts w:ascii="Arial" w:hAnsi="Arial" w:cs="Arial"/>
          <w:bCs/>
        </w:rPr>
        <w:t xml:space="preserve"> undergo retrograde transport, though at low efficiency (Ghadge et al., 1995; Kuo et al., 1995) and AAV can transduce postsynaptic neurons through anterograde trans-synaptic transport with a high initial virus titer (&gt;10</w:t>
      </w:r>
      <w:r w:rsidRPr="007C48BB">
        <w:rPr>
          <w:rFonts w:ascii="Arial" w:hAnsi="Arial" w:cs="Arial"/>
          <w:bCs/>
          <w:vertAlign w:val="superscript"/>
        </w:rPr>
        <w:t>13</w:t>
      </w:r>
      <w:r w:rsidRPr="007C48BB">
        <w:rPr>
          <w:rFonts w:ascii="Arial" w:hAnsi="Arial" w:cs="Arial"/>
          <w:bCs/>
        </w:rPr>
        <w:t xml:space="preserve"> genome copies/mL) (Zhao et al., 2017; Zingg et al., 2017). In the case of retrograde labeling, we never observed </w:t>
      </w:r>
      <w:proofErr w:type="spellStart"/>
      <w:r w:rsidRPr="007C48BB">
        <w:rPr>
          <w:rFonts w:ascii="Arial" w:hAnsi="Arial" w:cs="Arial"/>
          <w:bCs/>
        </w:rPr>
        <w:t>mCherry</w:t>
      </w:r>
      <w:proofErr w:type="spellEnd"/>
      <w:r w:rsidRPr="007C48BB">
        <w:rPr>
          <w:rFonts w:ascii="Arial" w:hAnsi="Arial" w:cs="Arial"/>
          <w:bCs/>
        </w:rPr>
        <w:t xml:space="preserve"> labeling (co-expressed with TeNT) in the auditory nerve fibers (data not shown), which are the afferent projections of spiral ganglion neurons to the cochlear nucleus (Fekete et al., 1984; Liberman, 1980; Lorente de No, 1933). Immunohistochemical labeling and fluorescent imaging of the auditory brainstem shows prominent labeling of the ventral acoustic stria and contralateral MNTB, consistent with GBC projections terminating on PNs (Fig. 3.3C-C’’; </w:t>
      </w:r>
      <w:proofErr w:type="spellStart"/>
      <w:r w:rsidRPr="007C48BB">
        <w:rPr>
          <w:rFonts w:ascii="Arial" w:hAnsi="Arial" w:cs="Arial"/>
          <w:bCs/>
        </w:rPr>
        <w:t>Friauf</w:t>
      </w:r>
      <w:proofErr w:type="spellEnd"/>
      <w:r w:rsidRPr="007C48BB">
        <w:rPr>
          <w:rFonts w:ascii="Arial" w:hAnsi="Arial" w:cs="Arial"/>
          <w:bCs/>
        </w:rPr>
        <w:t xml:space="preserve"> &amp; Ostwald, 1988; Kandler &amp; </w:t>
      </w:r>
      <w:proofErr w:type="spellStart"/>
      <w:r w:rsidRPr="007C48BB">
        <w:rPr>
          <w:rFonts w:ascii="Arial" w:hAnsi="Arial" w:cs="Arial"/>
          <w:bCs/>
        </w:rPr>
        <w:t>Friauf</w:t>
      </w:r>
      <w:proofErr w:type="spellEnd"/>
      <w:r w:rsidRPr="007C48BB">
        <w:rPr>
          <w:rFonts w:ascii="Arial" w:hAnsi="Arial" w:cs="Arial"/>
          <w:bCs/>
        </w:rPr>
        <w:t xml:space="preserve">, 1993; Kuwabara et al., 1991; </w:t>
      </w:r>
      <w:proofErr w:type="spellStart"/>
      <w:r w:rsidRPr="007C48BB">
        <w:rPr>
          <w:rFonts w:ascii="Arial" w:hAnsi="Arial" w:cs="Arial"/>
          <w:bCs/>
        </w:rPr>
        <w:t>Morest</w:t>
      </w:r>
      <w:proofErr w:type="spellEnd"/>
      <w:r w:rsidRPr="007C48BB">
        <w:rPr>
          <w:rFonts w:ascii="Arial" w:hAnsi="Arial" w:cs="Arial"/>
          <w:bCs/>
        </w:rPr>
        <w:t xml:space="preserve">, 1968; Smith et al., 1991; Spirou et al., 1990). In addition to this targeted TeNT expression in </w:t>
      </w:r>
      <w:r w:rsidRPr="007C48BB">
        <w:rPr>
          <w:rFonts w:ascii="Arial" w:hAnsi="Arial" w:cs="Arial"/>
          <w:bCs/>
        </w:rPr>
        <w:lastRenderedPageBreak/>
        <w:t>GBCs, fluorescent labeling was observed in the ipsilateral, to the injection site, lateral superior olive (LSO) and contralateral LSO and VCN (Fig. 3.3C). The primary projection neurons in the VCN are the spherical and globular bushy cells (SBCs) and planar multipolar cells, also referred to as T-stellate cells (Lauer et al., 2013; Oertel et al., 1990; Xie &amp; Manis, 2017). SBCs project to the ipsilateral LSO (</w:t>
      </w:r>
      <w:proofErr w:type="gramStart"/>
      <w:r w:rsidRPr="007C48BB">
        <w:rPr>
          <w:rFonts w:ascii="Arial" w:hAnsi="Arial" w:cs="Arial"/>
          <w:bCs/>
        </w:rPr>
        <w:t>Cant</w:t>
      </w:r>
      <w:proofErr w:type="gramEnd"/>
      <w:r w:rsidRPr="007C48BB">
        <w:rPr>
          <w:rFonts w:ascii="Arial" w:hAnsi="Arial" w:cs="Arial"/>
          <w:bCs/>
        </w:rPr>
        <w:t xml:space="preserve"> &amp; Casseday, 1986). T-stellate cells send axonal projections to the trapezoid body (ventral acoustic stria) terminating in the ipsilateral LSO and lateral and ventral nucleus of the trapezoid body (VNTB) and contralateral superior </w:t>
      </w:r>
      <w:proofErr w:type="spellStart"/>
      <w:r w:rsidRPr="007C48BB">
        <w:rPr>
          <w:rFonts w:ascii="Arial" w:hAnsi="Arial" w:cs="Arial"/>
          <w:bCs/>
        </w:rPr>
        <w:t>paraolivary</w:t>
      </w:r>
      <w:proofErr w:type="spellEnd"/>
      <w:r w:rsidRPr="007C48BB">
        <w:rPr>
          <w:rFonts w:ascii="Arial" w:hAnsi="Arial" w:cs="Arial"/>
          <w:bCs/>
        </w:rPr>
        <w:t xml:space="preserve"> nucleus and VNTB (Doucet &amp; </w:t>
      </w:r>
      <w:proofErr w:type="spellStart"/>
      <w:r w:rsidRPr="007C48BB">
        <w:rPr>
          <w:rFonts w:ascii="Arial" w:hAnsi="Arial" w:cs="Arial"/>
          <w:bCs/>
        </w:rPr>
        <w:t>Ryugo</w:t>
      </w:r>
      <w:proofErr w:type="spellEnd"/>
      <w:r w:rsidRPr="007C48BB">
        <w:rPr>
          <w:rFonts w:ascii="Arial" w:hAnsi="Arial" w:cs="Arial"/>
          <w:bCs/>
        </w:rPr>
        <w:t xml:space="preserve">, 2006; Oertel et al., 1990). In addition to the projection patterns of planar multipolar cells, radiate multipolar cells (D-stellate) project to the opposite cochlear nucleus via the commissural pathway and may have anterogradely transported virus to postsynaptic cell bodies, consistent with labeling in the non-injected, contralateral VCN (Fig. 3.3C; Brown et al., 2013; Doucet &amp; </w:t>
      </w:r>
      <w:proofErr w:type="spellStart"/>
      <w:r w:rsidRPr="007C48BB">
        <w:rPr>
          <w:rFonts w:ascii="Arial" w:hAnsi="Arial" w:cs="Arial"/>
          <w:bCs/>
        </w:rPr>
        <w:t>Ryugo</w:t>
      </w:r>
      <w:proofErr w:type="spellEnd"/>
      <w:r w:rsidRPr="007C48BB">
        <w:rPr>
          <w:rFonts w:ascii="Arial" w:hAnsi="Arial" w:cs="Arial"/>
          <w:bCs/>
        </w:rPr>
        <w:t xml:space="preserve">, 2006; Needham &amp; Paolini, 2003; Schofield &amp; Cant, 1996; Smith et al., 2005). A notable absence of labeling was shown in the MNTB ipsilateral to the injection site, indicating that GBCs in the non-injected cochlear nucleus were not transduced. Further confirmation of this conclusion came from physiological data indicating comparable </w:t>
      </w:r>
      <w:proofErr w:type="spellStart"/>
      <w:r w:rsidRPr="007C48BB">
        <w:rPr>
          <w:rFonts w:ascii="Arial" w:hAnsi="Arial" w:cs="Arial"/>
          <w:bCs/>
        </w:rPr>
        <w:t>sEPSCs</w:t>
      </w:r>
      <w:proofErr w:type="spellEnd"/>
      <w:r w:rsidRPr="007C48BB">
        <w:rPr>
          <w:rFonts w:ascii="Arial" w:hAnsi="Arial" w:cs="Arial"/>
          <w:bCs/>
        </w:rPr>
        <w:t xml:space="preserve"> size and kinetics and PN intrinsic properties to non-injected control mice and previous reports (Fig. 3.3C-C’’ and Fig. B.3; Hoffpauir et al., 2010; Rusu &amp; Borst, 2011).</w:t>
      </w:r>
    </w:p>
    <w:p w14:paraId="49C8E4CA" w14:textId="77777777" w:rsidR="00F465D0" w:rsidRPr="007C48BB" w:rsidRDefault="00F465D0" w:rsidP="00864A0A">
      <w:pPr>
        <w:spacing w:after="0" w:line="480" w:lineRule="auto"/>
        <w:jc w:val="both"/>
        <w:rPr>
          <w:rFonts w:ascii="Arial" w:hAnsi="Arial"/>
          <w:u w:val="single"/>
        </w:rPr>
      </w:pPr>
      <w:bookmarkStart w:id="12" w:name="_Hlk165560869"/>
      <w:r w:rsidRPr="007C48BB">
        <w:rPr>
          <w:rFonts w:ascii="Arial" w:hAnsi="Arial"/>
          <w:u w:val="single"/>
        </w:rPr>
        <w:t xml:space="preserve">Efficacy of </w:t>
      </w:r>
      <w:r w:rsidRPr="007C48BB">
        <w:rPr>
          <w:rFonts w:ascii="Arial" w:hAnsi="Arial"/>
          <w:i/>
          <w:iCs/>
          <w:u w:val="single"/>
        </w:rPr>
        <w:t xml:space="preserve">In Vivo </w:t>
      </w:r>
      <w:r w:rsidRPr="007C48BB">
        <w:rPr>
          <w:rFonts w:ascii="Arial" w:hAnsi="Arial"/>
          <w:u w:val="single"/>
        </w:rPr>
        <w:t xml:space="preserve">Silencing of Spontaneous Activity at the </w:t>
      </w:r>
      <w:proofErr w:type="gramStart"/>
      <w:r w:rsidRPr="007C48BB">
        <w:rPr>
          <w:rFonts w:ascii="Arial" w:hAnsi="Arial"/>
          <w:u w:val="single"/>
        </w:rPr>
        <w:t>CH:MNTB</w:t>
      </w:r>
      <w:proofErr w:type="gramEnd"/>
      <w:r w:rsidRPr="007C48BB">
        <w:rPr>
          <w:rFonts w:ascii="Arial" w:hAnsi="Arial"/>
          <w:u w:val="single"/>
        </w:rPr>
        <w:t xml:space="preserve"> Synaptic Connection</w:t>
      </w:r>
      <w:bookmarkEnd w:id="12"/>
    </w:p>
    <w:p w14:paraId="3A93ECF3" w14:textId="1913056A" w:rsidR="00F465D0" w:rsidRPr="007C48BB" w:rsidRDefault="00F465D0" w:rsidP="00864A0A">
      <w:pPr>
        <w:spacing w:after="0" w:line="480" w:lineRule="auto"/>
        <w:jc w:val="both"/>
        <w:rPr>
          <w:rFonts w:ascii="Arial" w:hAnsi="Arial"/>
        </w:rPr>
      </w:pPr>
      <w:r w:rsidRPr="007C48BB">
        <w:rPr>
          <w:rFonts w:ascii="Arial" w:hAnsi="Arial"/>
        </w:rPr>
        <w:t xml:space="preserve">Our approach to abolish synaptic transmission at the </w:t>
      </w:r>
      <w:proofErr w:type="gramStart"/>
      <w:r w:rsidRPr="007C48BB">
        <w:rPr>
          <w:rFonts w:ascii="Arial" w:hAnsi="Arial"/>
        </w:rPr>
        <w:t>CH:MNTB</w:t>
      </w:r>
      <w:proofErr w:type="gramEnd"/>
      <w:r w:rsidRPr="007C48BB">
        <w:rPr>
          <w:rFonts w:ascii="Arial" w:hAnsi="Arial"/>
        </w:rPr>
        <w:t xml:space="preserve"> synapse utilized the clostridial neurotoxin (TeNT), with transduced calyces expressing the light chain of the toxin that cleaves the vesicle fusion protein </w:t>
      </w:r>
      <w:proofErr w:type="spellStart"/>
      <w:r w:rsidRPr="007C48BB">
        <w:rPr>
          <w:rFonts w:ascii="Arial" w:hAnsi="Arial"/>
        </w:rPr>
        <w:t>synaptobrevin</w:t>
      </w:r>
      <w:proofErr w:type="spellEnd"/>
      <w:r w:rsidRPr="007C48BB">
        <w:rPr>
          <w:rFonts w:ascii="Arial" w:hAnsi="Arial"/>
        </w:rPr>
        <w:t xml:space="preserve"> 2 (</w:t>
      </w:r>
      <w:r w:rsidRPr="007C48BB">
        <w:rPr>
          <w:rFonts w:ascii="Arial" w:hAnsi="Arial" w:cs="Arial"/>
        </w:rPr>
        <w:t xml:space="preserve">Breidenbach &amp; Brunger, 2005; </w:t>
      </w:r>
      <w:r w:rsidRPr="007C48BB">
        <w:rPr>
          <w:rFonts w:ascii="Arial" w:hAnsi="Arial"/>
        </w:rPr>
        <w:t xml:space="preserve">Schiavo et al., 1992). Previous reports utilizing TeNT or genetic knockout of synaptobrevin-2 have shown a complete block of evoked release and additionally </w:t>
      </w:r>
      <w:r w:rsidRPr="007C48BB">
        <w:rPr>
          <w:rFonts w:ascii="Arial" w:hAnsi="Arial"/>
        </w:rPr>
        <w:lastRenderedPageBreak/>
        <w:t>abolished a large portion (</w:t>
      </w:r>
      <w:r w:rsidRPr="007C48BB">
        <w:rPr>
          <w:rFonts w:ascii="Arial" w:hAnsi="Arial" w:cs="Arial"/>
        </w:rPr>
        <w:t>≈</w:t>
      </w:r>
      <w:r w:rsidRPr="007C48BB">
        <w:rPr>
          <w:rFonts w:ascii="Arial" w:hAnsi="Arial"/>
        </w:rPr>
        <w:t>70-90%) of spontaneous release (</w:t>
      </w:r>
      <w:proofErr w:type="spellStart"/>
      <w:r w:rsidRPr="007C48BB">
        <w:rPr>
          <w:rFonts w:ascii="Arial" w:hAnsi="Arial"/>
        </w:rPr>
        <w:t>Kerschensteiner</w:t>
      </w:r>
      <w:proofErr w:type="spellEnd"/>
      <w:r w:rsidRPr="007C48BB">
        <w:rPr>
          <w:rFonts w:ascii="Arial" w:hAnsi="Arial"/>
        </w:rPr>
        <w:t xml:space="preserve"> et al., 2009; Kim et al., 2009; </w:t>
      </w:r>
      <w:proofErr w:type="spellStart"/>
      <w:r w:rsidRPr="007C48BB">
        <w:rPr>
          <w:rFonts w:ascii="Arial" w:hAnsi="Arial"/>
        </w:rPr>
        <w:t>Sakaba</w:t>
      </w:r>
      <w:proofErr w:type="spellEnd"/>
      <w:r w:rsidRPr="007C48BB">
        <w:rPr>
          <w:rFonts w:ascii="Arial" w:hAnsi="Arial"/>
        </w:rPr>
        <w:t xml:space="preserve"> et al., 2005; Sando et al., 2017; Schoch et al., 2001) consistent with our observations (Fig. 3.4 and 3.5). Whole-cell patch-clamp recordings from MNTB PNs following viral vector mediated TeNT expression at the CH resulted in a reduction in the frequency of </w:t>
      </w:r>
      <w:proofErr w:type="spellStart"/>
      <w:r w:rsidRPr="007C48BB">
        <w:rPr>
          <w:rFonts w:ascii="Arial" w:hAnsi="Arial"/>
        </w:rPr>
        <w:t>sEPSCs</w:t>
      </w:r>
      <w:proofErr w:type="spellEnd"/>
      <w:r w:rsidRPr="007C48BB">
        <w:rPr>
          <w:rFonts w:ascii="Arial" w:hAnsi="Arial"/>
        </w:rPr>
        <w:t xml:space="preserve"> (</w:t>
      </w:r>
      <w:r w:rsidRPr="007C48BB">
        <w:rPr>
          <w:rFonts w:ascii="Arial" w:hAnsi="Arial" w:cs="Arial"/>
        </w:rPr>
        <w:t>≈</w:t>
      </w:r>
      <w:r w:rsidRPr="007C48BB">
        <w:rPr>
          <w:rFonts w:ascii="Arial" w:hAnsi="Arial"/>
        </w:rPr>
        <w:t>60-80%) across neonatal ages compared to non-injected controls (Fig. 3.4B and C and Fig. B.3). The persistent quantal events in PNs following TeNT could be attributed to non-transduced GBCs, excitatory non-calyceal inputs (Forsythe &amp; Barnes-Davies, 1993; Hamann et al., 2003), or the presence at the active zone of other, TeNT-insensitive, vesicular SNARE proteins (</w:t>
      </w:r>
      <w:proofErr w:type="spellStart"/>
      <w:r w:rsidRPr="007C48BB">
        <w:rPr>
          <w:rFonts w:ascii="Arial" w:hAnsi="Arial"/>
        </w:rPr>
        <w:t>Kavalali</w:t>
      </w:r>
      <w:proofErr w:type="spellEnd"/>
      <w:r w:rsidRPr="007C48BB">
        <w:rPr>
          <w:rFonts w:ascii="Arial" w:hAnsi="Arial"/>
        </w:rPr>
        <w:t>, 2015; Takamori et al., 2006). In addition to the large excitatory somatic CH nerve terminal, MNTB PNs receive smaller non-calyceal inputs with slower kinetics and a proportionally larger NMDA receptor-mediated response (Hamann et al., 2003). Though synaptobrevin-2 (VAMP2) regulates a substantial proportion of spontaneous release (Schoch et al., 2001), other non-canonical SNARE proteins, VAMP7 (also known as TeNT-insensitive VAMP) and Vps10p-tail-interactor-1a (Vti1a), regulate this mode of neurotransmission (Bal et al., 2013; Crawford et al., 2017; Hua et al., 2011; Ramirez et al., 2012). In addition to the different SNARE proteins regulating spontaneous neurotransmission, distinct vesicle pools (</w:t>
      </w:r>
      <w:proofErr w:type="spellStart"/>
      <w:r w:rsidRPr="007C48BB">
        <w:rPr>
          <w:rFonts w:ascii="Arial" w:hAnsi="Arial"/>
        </w:rPr>
        <w:t>Melom</w:t>
      </w:r>
      <w:proofErr w:type="spellEnd"/>
      <w:r w:rsidRPr="007C48BB">
        <w:rPr>
          <w:rFonts w:ascii="Arial" w:hAnsi="Arial"/>
        </w:rPr>
        <w:t xml:space="preserve"> et al., 2013; Peled et al., 2014) and postsynaptic receptors (Atasoy et al., 2008; Sara et al., 2011; Zenisek, 2008) have been shown to preferentially regulate evoked and spontaneous release. Further investigation is needed to identify the synaptic origin and molecular mechanism associated with the persistent </w:t>
      </w:r>
      <w:proofErr w:type="spellStart"/>
      <w:r w:rsidRPr="007C48BB">
        <w:rPr>
          <w:rFonts w:ascii="Arial" w:hAnsi="Arial"/>
        </w:rPr>
        <w:t>sEPSCs</w:t>
      </w:r>
      <w:proofErr w:type="spellEnd"/>
      <w:r w:rsidRPr="007C48BB">
        <w:rPr>
          <w:rFonts w:ascii="Arial" w:hAnsi="Arial"/>
        </w:rPr>
        <w:t xml:space="preserve"> in MNTB PNs following TeNT expression. </w:t>
      </w:r>
    </w:p>
    <w:p w14:paraId="57F5FDB8" w14:textId="77777777" w:rsidR="00F465D0" w:rsidRPr="007C48BB" w:rsidRDefault="00F465D0" w:rsidP="00864A0A">
      <w:pPr>
        <w:spacing w:after="0" w:line="480" w:lineRule="auto"/>
        <w:jc w:val="both"/>
        <w:rPr>
          <w:rFonts w:ascii="Arial" w:hAnsi="Arial" w:cs="Arial"/>
          <w:u w:val="single"/>
        </w:rPr>
      </w:pPr>
      <w:bookmarkStart w:id="13" w:name="_Hlk165560882"/>
      <w:r w:rsidRPr="007C48BB">
        <w:rPr>
          <w:rFonts w:ascii="Arial" w:hAnsi="Arial" w:cs="Arial"/>
          <w:u w:val="single"/>
        </w:rPr>
        <w:t>Formation of the CH</w:t>
      </w:r>
      <w:bookmarkEnd w:id="13"/>
    </w:p>
    <w:p w14:paraId="67A58DED" w14:textId="4D38DA14" w:rsidR="00F465D0" w:rsidRPr="007C48BB" w:rsidRDefault="00F465D0" w:rsidP="00864A0A">
      <w:pPr>
        <w:spacing w:after="0" w:line="480" w:lineRule="auto"/>
        <w:jc w:val="both"/>
        <w:rPr>
          <w:rFonts w:ascii="Arial" w:hAnsi="Arial"/>
        </w:rPr>
      </w:pPr>
      <w:r w:rsidRPr="007C48BB">
        <w:rPr>
          <w:rFonts w:ascii="Arial" w:hAnsi="Arial" w:cs="Arial"/>
        </w:rPr>
        <w:t xml:space="preserve">Structural assessment of the effects of TeNT expression at the CH showed impaired morphology with reduced volume, increased thickness, and persistent collateral </w:t>
      </w:r>
      <w:r w:rsidRPr="007C48BB">
        <w:rPr>
          <w:rFonts w:ascii="Arial" w:hAnsi="Arial" w:cs="Arial"/>
        </w:rPr>
        <w:lastRenderedPageBreak/>
        <w:t xml:space="preserve">branching, yet a recognizable CH managed to grow (Fig. 3.9). Previous manipulations to signaling pathways have resulted in impaired CH size, morphology, and increased </w:t>
      </w:r>
      <w:proofErr w:type="spellStart"/>
      <w:r w:rsidRPr="007C48BB">
        <w:rPr>
          <w:rFonts w:ascii="Arial" w:hAnsi="Arial" w:cs="Arial"/>
        </w:rPr>
        <w:t>polyinnervation</w:t>
      </w:r>
      <w:proofErr w:type="spellEnd"/>
      <w:r w:rsidRPr="007C48BB">
        <w:rPr>
          <w:rFonts w:ascii="Arial" w:hAnsi="Arial" w:cs="Arial"/>
        </w:rPr>
        <w:t xml:space="preserve"> (</w:t>
      </w:r>
      <w:proofErr w:type="spellStart"/>
      <w:r w:rsidRPr="007C48BB">
        <w:rPr>
          <w:rFonts w:ascii="Arial" w:hAnsi="Arial" w:cs="Arial"/>
        </w:rPr>
        <w:t>Kronander</w:t>
      </w:r>
      <w:proofErr w:type="spellEnd"/>
      <w:r w:rsidRPr="007C48BB">
        <w:rPr>
          <w:rFonts w:ascii="Arial" w:hAnsi="Arial" w:cs="Arial"/>
        </w:rPr>
        <w:t xml:space="preserve"> et al., 2019; Lilley et al., 2014; Xiao et al., 2013), but </w:t>
      </w:r>
      <w:proofErr w:type="gramStart"/>
      <w:r w:rsidRPr="007C48BB">
        <w:rPr>
          <w:rFonts w:ascii="Arial" w:hAnsi="Arial" w:cs="Arial"/>
        </w:rPr>
        <w:t>similar to</w:t>
      </w:r>
      <w:proofErr w:type="gramEnd"/>
      <w:r w:rsidRPr="007C48BB">
        <w:rPr>
          <w:rFonts w:ascii="Arial" w:hAnsi="Arial" w:cs="Arial"/>
        </w:rPr>
        <w:t xml:space="preserve"> this study yield an incomplete phenotype. These cumulative studies suggest that the mechanisms regulating formation of the CH constitute a robust process. Extracellular signaling cues also regulate synapse remolding during developmental climbing fiber (CF) innervation of Purkinje cells (PCs) in the cerebellum (Kano &amp; Watanabe, 2019). K</w:t>
      </w:r>
      <w:r w:rsidRPr="007C48BB">
        <w:rPr>
          <w:rFonts w:ascii="Arial" w:hAnsi="Arial"/>
        </w:rPr>
        <w:t xml:space="preserve">nockdown of the secreted </w:t>
      </w:r>
      <w:proofErr w:type="spellStart"/>
      <w:r w:rsidRPr="007C48BB">
        <w:rPr>
          <w:rFonts w:ascii="Arial" w:hAnsi="Arial"/>
        </w:rPr>
        <w:t>semaphorin</w:t>
      </w:r>
      <w:proofErr w:type="spellEnd"/>
      <w:r w:rsidRPr="007C48BB">
        <w:rPr>
          <w:rFonts w:ascii="Arial" w:hAnsi="Arial"/>
        </w:rPr>
        <w:t xml:space="preserve"> Sema3A in PCs resulted in a reduction in the number of CFs poly-innervating each PC, whereas Sema7a (membrane-anchored molecule) knockdown resulted in an increase in the number of CFs (</w:t>
      </w:r>
      <w:proofErr w:type="spellStart"/>
      <w:r w:rsidRPr="007C48BB">
        <w:rPr>
          <w:rFonts w:ascii="Arial" w:hAnsi="Arial"/>
        </w:rPr>
        <w:t>Uesaka</w:t>
      </w:r>
      <w:proofErr w:type="spellEnd"/>
      <w:r w:rsidRPr="007C48BB">
        <w:rPr>
          <w:rFonts w:ascii="Arial" w:hAnsi="Arial"/>
        </w:rPr>
        <w:t xml:space="preserve"> et al., 2014). Conditional brain-derived neurotrophic factor (BDNF) knockout mice targeting PCs impaired CF synapse elimination (Choo et al., 2017), where retrograde BDNF signaling to tropomyosin receptor kinase B (</w:t>
      </w:r>
      <w:proofErr w:type="spellStart"/>
      <w:r w:rsidRPr="007C48BB">
        <w:rPr>
          <w:rFonts w:ascii="Arial" w:hAnsi="Arial"/>
        </w:rPr>
        <w:t>TrkB</w:t>
      </w:r>
      <w:proofErr w:type="spellEnd"/>
      <w:r w:rsidRPr="007C48BB">
        <w:rPr>
          <w:rFonts w:ascii="Arial" w:hAnsi="Arial"/>
        </w:rPr>
        <w:t>) receptor expressed in the CF facilitates elimination in the developing cerebellum (Bosman et al., 2006; Johnson et al., 2007).</w:t>
      </w:r>
      <w:r w:rsidRPr="007C48BB">
        <w:rPr>
          <w:rFonts w:ascii="Arial" w:hAnsi="Arial" w:cs="Arial"/>
          <w:bCs/>
        </w:rPr>
        <w:t xml:space="preserve"> Anterograde BDNF to </w:t>
      </w:r>
      <w:proofErr w:type="spellStart"/>
      <w:r w:rsidRPr="007C48BB">
        <w:rPr>
          <w:rFonts w:ascii="Arial" w:hAnsi="Arial" w:cs="Arial"/>
          <w:bCs/>
        </w:rPr>
        <w:t>TrkB</w:t>
      </w:r>
      <w:proofErr w:type="spellEnd"/>
      <w:r w:rsidRPr="007C48BB">
        <w:rPr>
          <w:rFonts w:ascii="Arial" w:hAnsi="Arial" w:cs="Arial"/>
          <w:bCs/>
        </w:rPr>
        <w:t xml:space="preserve"> signaling from the CH to MNTB PN inhibits synaptic transmission by slowing the kinetics of VGCC currents and impairing endocytic vesicle recycling (</w:t>
      </w:r>
      <w:proofErr w:type="spellStart"/>
      <w:r w:rsidRPr="007C48BB">
        <w:rPr>
          <w:rFonts w:ascii="Arial" w:hAnsi="Arial" w:cs="Arial"/>
          <w:bCs/>
        </w:rPr>
        <w:t>Baydyuk</w:t>
      </w:r>
      <w:proofErr w:type="spellEnd"/>
      <w:r w:rsidRPr="007C48BB">
        <w:rPr>
          <w:rFonts w:ascii="Arial" w:hAnsi="Arial" w:cs="Arial"/>
          <w:bCs/>
        </w:rPr>
        <w:t xml:space="preserve"> et al., 2015; Wu et al., 2020). In the MNTB, genetic deletion of BDNF resulted in loss of physiological and structural tonotopic gradients in an activity dependent mechanism with disrupted sound evoked </w:t>
      </w:r>
      <w:proofErr w:type="spellStart"/>
      <w:r w:rsidRPr="007C48BB">
        <w:rPr>
          <w:rFonts w:ascii="Arial" w:hAnsi="Arial" w:cs="Arial"/>
          <w:bCs/>
        </w:rPr>
        <w:t>cFos</w:t>
      </w:r>
      <w:proofErr w:type="spellEnd"/>
      <w:r w:rsidRPr="007C48BB">
        <w:rPr>
          <w:rFonts w:ascii="Arial" w:hAnsi="Arial" w:cs="Arial"/>
          <w:bCs/>
        </w:rPr>
        <w:t xml:space="preserve"> expression (Wollet &amp; Kim, 2022). These results are consistent with previous reports showing loss of ion channel gradients along the tonotopic axis </w:t>
      </w:r>
      <w:proofErr w:type="spellStart"/>
      <w:r w:rsidRPr="007C48BB">
        <w:rPr>
          <w:rFonts w:ascii="Arial" w:hAnsi="Arial" w:cs="Arial"/>
          <w:bCs/>
          <w:i/>
          <w:iCs/>
        </w:rPr>
        <w:t>dn</w:t>
      </w:r>
      <w:proofErr w:type="spellEnd"/>
      <w:r w:rsidRPr="007C48BB">
        <w:rPr>
          <w:rFonts w:ascii="Arial" w:hAnsi="Arial" w:cs="Arial"/>
          <w:bCs/>
          <w:i/>
          <w:iCs/>
        </w:rPr>
        <w:t>/</w:t>
      </w:r>
      <w:proofErr w:type="spellStart"/>
      <w:r w:rsidRPr="007C48BB">
        <w:rPr>
          <w:rFonts w:ascii="Arial" w:hAnsi="Arial" w:cs="Arial"/>
          <w:bCs/>
          <w:i/>
          <w:iCs/>
        </w:rPr>
        <w:t>dn</w:t>
      </w:r>
      <w:proofErr w:type="spellEnd"/>
      <w:r w:rsidRPr="007C48BB">
        <w:rPr>
          <w:rFonts w:ascii="Arial" w:hAnsi="Arial" w:cs="Arial"/>
          <w:bCs/>
          <w:i/>
          <w:iCs/>
        </w:rPr>
        <w:t xml:space="preserve"> </w:t>
      </w:r>
      <w:r w:rsidRPr="007C48BB">
        <w:rPr>
          <w:rFonts w:ascii="Arial" w:hAnsi="Arial" w:cs="Arial"/>
          <w:bCs/>
        </w:rPr>
        <w:t xml:space="preserve">deafness mouse model (Leao et al., 2006). </w:t>
      </w:r>
      <w:r w:rsidRPr="007C48BB">
        <w:rPr>
          <w:rFonts w:ascii="Arial" w:hAnsi="Arial" w:cs="Arial"/>
        </w:rPr>
        <w:t>A</w:t>
      </w:r>
      <w:r w:rsidRPr="007C48BB">
        <w:rPr>
          <w:rFonts w:ascii="Arial" w:hAnsi="Arial"/>
        </w:rPr>
        <w:t>ccumulating evidence has shown that neural activity along with genetic and extracellular signaling cues play a synergistic role in the refinement of synaptic connections during development (Hrvatin et al., 2018; Kano &amp; Watanabe, 2019; Kitazawa et al., 2021; Mikuni et al., 2013; Stroud et al., 2020; Yap &amp; Greenberg, 2018).</w:t>
      </w:r>
      <w:bookmarkStart w:id="14" w:name="_Hlk165560921"/>
    </w:p>
    <w:p w14:paraId="5542A5B2" w14:textId="77777777" w:rsidR="00F465D0" w:rsidRPr="007C48BB" w:rsidRDefault="00F465D0" w:rsidP="00864A0A">
      <w:pPr>
        <w:spacing w:after="0" w:line="480" w:lineRule="auto"/>
        <w:jc w:val="both"/>
        <w:rPr>
          <w:rFonts w:ascii="Arial" w:hAnsi="Arial" w:cs="Arial"/>
          <w:u w:val="single"/>
        </w:rPr>
      </w:pPr>
      <w:r w:rsidRPr="007C48BB">
        <w:rPr>
          <w:rFonts w:ascii="Arial" w:hAnsi="Arial"/>
          <w:u w:val="single"/>
        </w:rPr>
        <w:lastRenderedPageBreak/>
        <w:t>Activity Dependent Neural Circuit Maturation and Gene Expression</w:t>
      </w:r>
      <w:bookmarkEnd w:id="14"/>
    </w:p>
    <w:p w14:paraId="78DB8D61" w14:textId="77777777" w:rsidR="00F465D0" w:rsidRPr="007C48BB" w:rsidRDefault="00F465D0" w:rsidP="00864A0A">
      <w:pPr>
        <w:spacing w:after="0" w:line="480" w:lineRule="auto"/>
        <w:jc w:val="both"/>
        <w:rPr>
          <w:rFonts w:ascii="Arial" w:hAnsi="Arial"/>
        </w:rPr>
      </w:pPr>
      <w:r w:rsidRPr="007C48BB">
        <w:rPr>
          <w:rFonts w:ascii="Arial" w:hAnsi="Arial" w:cs="Arial"/>
          <w:bCs/>
        </w:rPr>
        <w:t>The traditional model for neural circuit formation follows an early phase of synaptogenesis and coarse wiring controlled by genetic and molecular cues, whereby nascent synapse formation can occur after abolishing neurotransmission (</w:t>
      </w:r>
      <w:proofErr w:type="spellStart"/>
      <w:r w:rsidRPr="007C48BB">
        <w:rPr>
          <w:rFonts w:ascii="Arial" w:hAnsi="Arial" w:cs="Arial"/>
        </w:rPr>
        <w:t>Varoqueaux</w:t>
      </w:r>
      <w:proofErr w:type="spellEnd"/>
      <w:r w:rsidRPr="007C48BB">
        <w:rPr>
          <w:rFonts w:ascii="Arial" w:hAnsi="Arial" w:cs="Arial"/>
        </w:rPr>
        <w:t xml:space="preserve"> et al., 2002; Verhage et al., 2000).</w:t>
      </w:r>
      <w:r w:rsidRPr="007C48BB">
        <w:rPr>
          <w:rFonts w:ascii="Arial" w:hAnsi="Arial" w:cs="Arial"/>
          <w:bCs/>
        </w:rPr>
        <w:t xml:space="preserve"> However, refinement of the connectome architecture is controlled by neural activity </w:t>
      </w:r>
      <w:r w:rsidRPr="007C48BB">
        <w:rPr>
          <w:rFonts w:ascii="Arial" w:hAnsi="Arial" w:cs="Arial"/>
        </w:rPr>
        <w:t>(reviewed by Blankenship &amp; Feller, 2010)</w:t>
      </w:r>
      <w:r w:rsidRPr="007C48BB">
        <w:rPr>
          <w:rFonts w:ascii="Arial" w:hAnsi="Arial" w:cs="Arial"/>
          <w:bCs/>
        </w:rPr>
        <w:t>.</w:t>
      </w:r>
      <w:r w:rsidRPr="007C48BB">
        <w:rPr>
          <w:rFonts w:ascii="Arial" w:hAnsi="Arial"/>
        </w:rPr>
        <w:t xml:space="preserve"> During development, patterned bursting activity from the cochlea propagates to the MNTB with about 60% of P2 PNs displaying burst firing from </w:t>
      </w:r>
      <w:r w:rsidRPr="007C48BB">
        <w:rPr>
          <w:rFonts w:ascii="Arial" w:hAnsi="Arial"/>
          <w:i/>
          <w:iCs/>
        </w:rPr>
        <w:t xml:space="preserve">in vivo </w:t>
      </w:r>
      <w:r w:rsidRPr="007C48BB">
        <w:rPr>
          <w:rFonts w:ascii="Arial" w:hAnsi="Arial"/>
        </w:rPr>
        <w:t>recordings (</w:t>
      </w:r>
      <w:proofErr w:type="spellStart"/>
      <w:r w:rsidRPr="007C48BB">
        <w:rPr>
          <w:rFonts w:ascii="Arial" w:hAnsi="Arial"/>
        </w:rPr>
        <w:t>Babola</w:t>
      </w:r>
      <w:proofErr w:type="spellEnd"/>
      <w:r w:rsidRPr="007C48BB">
        <w:rPr>
          <w:rFonts w:ascii="Arial" w:hAnsi="Arial"/>
        </w:rPr>
        <w:t xml:space="preserve"> et al., 2020; </w:t>
      </w:r>
      <w:proofErr w:type="spellStart"/>
      <w:r w:rsidRPr="007C48BB">
        <w:rPr>
          <w:rFonts w:ascii="Arial" w:hAnsi="Arial"/>
        </w:rPr>
        <w:t>Babola</w:t>
      </w:r>
      <w:proofErr w:type="spellEnd"/>
      <w:r w:rsidRPr="007C48BB">
        <w:rPr>
          <w:rFonts w:ascii="Arial" w:hAnsi="Arial"/>
        </w:rPr>
        <w:t xml:space="preserve"> et al., 2018; </w:t>
      </w:r>
      <w:proofErr w:type="spellStart"/>
      <w:r w:rsidRPr="007C48BB">
        <w:rPr>
          <w:rFonts w:ascii="Arial" w:hAnsi="Arial"/>
        </w:rPr>
        <w:t>Babola</w:t>
      </w:r>
      <w:proofErr w:type="spellEnd"/>
      <w:r w:rsidRPr="007C48BB">
        <w:rPr>
          <w:rFonts w:ascii="Arial" w:hAnsi="Arial"/>
        </w:rPr>
        <w:t xml:space="preserve"> et al., 2021; Tritsch, Rodriguez-Contreras, et al., 2010), coincident with the growth phase of the CH and synchronous maturation of the PN biophysical properties (Hoffpauir et al., 2010; Holcomb et al., 2013; Rusu &amp; Borst, 2011). During early postnatal development, prior to the growth phase of the CH, MNTB PNs are hyperexcitable primarily associated with a depolarized resting membrane potential and high input resistance, whereby spontaneous vesicle release was sufficient to trigger an action potential (Hoffpauir et al., 2010; Rusu &amp; Borst, 2011). Our study abolishing synaptic transmission at the </w:t>
      </w:r>
      <w:proofErr w:type="gramStart"/>
      <w:r w:rsidRPr="007C48BB">
        <w:rPr>
          <w:rFonts w:ascii="Arial" w:hAnsi="Arial"/>
        </w:rPr>
        <w:t>CH:MNTB</w:t>
      </w:r>
      <w:proofErr w:type="gramEnd"/>
      <w:r w:rsidRPr="007C48BB">
        <w:rPr>
          <w:rFonts w:ascii="Arial" w:hAnsi="Arial"/>
        </w:rPr>
        <w:t xml:space="preserve"> connection showed that without neural activity PNs remained in this immature hyperexcitable state for a longer developmental period. These data are consistent with previous reports showing activity-dependent regulation of homeostatic excitability (Walmsley et al., 2006) and consistent with </w:t>
      </w:r>
      <w:r w:rsidRPr="007C48BB">
        <w:rPr>
          <w:rFonts w:ascii="Arial" w:hAnsi="Arial"/>
          <w:i/>
          <w:iCs/>
        </w:rPr>
        <w:t xml:space="preserve">in vitro </w:t>
      </w:r>
      <w:r w:rsidRPr="007C48BB">
        <w:rPr>
          <w:rFonts w:ascii="Arial" w:hAnsi="Arial"/>
        </w:rPr>
        <w:t xml:space="preserve">(Hoffpauir et al., 2010; Rusu &amp; Borst, 2011) and </w:t>
      </w:r>
      <w:r w:rsidRPr="007C48BB">
        <w:rPr>
          <w:rFonts w:ascii="Arial" w:hAnsi="Arial"/>
          <w:i/>
        </w:rPr>
        <w:t xml:space="preserve">in vivo </w:t>
      </w:r>
      <w:r w:rsidRPr="007C48BB">
        <w:rPr>
          <w:rFonts w:ascii="Arial" w:hAnsi="Arial"/>
        </w:rPr>
        <w:t>(</w:t>
      </w:r>
      <w:proofErr w:type="spellStart"/>
      <w:r w:rsidRPr="007C48BB">
        <w:rPr>
          <w:rFonts w:ascii="Arial" w:hAnsi="Arial"/>
        </w:rPr>
        <w:t>Sierksma</w:t>
      </w:r>
      <w:proofErr w:type="spellEnd"/>
      <w:r w:rsidRPr="007C48BB">
        <w:rPr>
          <w:rFonts w:ascii="Arial" w:hAnsi="Arial"/>
        </w:rPr>
        <w:t xml:space="preserve"> et al., 2017)</w:t>
      </w:r>
      <w:r w:rsidRPr="007C48BB">
        <w:rPr>
          <w:rFonts w:ascii="Arial" w:hAnsi="Arial"/>
          <w:i/>
        </w:rPr>
        <w:t xml:space="preserve"> </w:t>
      </w:r>
      <w:r w:rsidRPr="007C48BB">
        <w:rPr>
          <w:rFonts w:ascii="Arial" w:hAnsi="Arial"/>
        </w:rPr>
        <w:t xml:space="preserve">recordings correlating excitability with input size, where immature PNs with high intrinsic excitability have small inputs and the decrease in excitability of PNs corresponds to the growth phase of the CH from P2-P4 (Holcomb et al., 2013). The intrinsic properties of P6 PNs following TeNT expression corresponded to P2 neurons during normal development (Hoffpauir et al., 2010; Rusu &amp; Borst, 2011), consistent with smaller inputs where the CH grows but is severely impaired structurally (Holcomb et al., </w:t>
      </w:r>
      <w:r w:rsidRPr="007C48BB">
        <w:rPr>
          <w:rFonts w:ascii="Arial" w:hAnsi="Arial"/>
        </w:rPr>
        <w:lastRenderedPageBreak/>
        <w:t>2013; Fig. 3.9). We recapitulated these effects utilizing a compartmental neuron model showing delayed K</w:t>
      </w:r>
      <w:r w:rsidRPr="007C48BB">
        <w:rPr>
          <w:rFonts w:ascii="Arial" w:hAnsi="Arial"/>
          <w:vertAlign w:val="subscript"/>
        </w:rPr>
        <w:t>V</w:t>
      </w:r>
      <w:r w:rsidRPr="007C48BB">
        <w:rPr>
          <w:rFonts w:ascii="Arial" w:hAnsi="Arial"/>
        </w:rPr>
        <w:t xml:space="preserve">1 expression and conductance parameters of a simulated P6 </w:t>
      </w:r>
      <w:proofErr w:type="spellStart"/>
      <w:r w:rsidRPr="007C48BB">
        <w:rPr>
          <w:rFonts w:ascii="Arial" w:hAnsi="Arial"/>
        </w:rPr>
        <w:t>cMNTB</w:t>
      </w:r>
      <w:proofErr w:type="spellEnd"/>
      <w:r w:rsidRPr="007C48BB">
        <w:rPr>
          <w:rFonts w:ascii="Arial" w:hAnsi="Arial"/>
        </w:rPr>
        <w:t xml:space="preserve"> PN (TeNT expression) more consistent with immature neurons (P2; Fig. 3.10D-F).</w:t>
      </w:r>
    </w:p>
    <w:p w14:paraId="19CBBBC6" w14:textId="77777777" w:rsidR="00F465D0" w:rsidRPr="007C48BB" w:rsidRDefault="00F465D0" w:rsidP="00864A0A">
      <w:pPr>
        <w:spacing w:after="0" w:line="480" w:lineRule="auto"/>
        <w:ind w:firstLine="720"/>
        <w:jc w:val="both"/>
        <w:rPr>
          <w:rFonts w:ascii="Arial" w:hAnsi="Arial"/>
        </w:rPr>
      </w:pPr>
      <w:r w:rsidRPr="007C48BB">
        <w:rPr>
          <w:rFonts w:ascii="Arial" w:hAnsi="Arial" w:cs="Arial"/>
        </w:rPr>
        <w:t>In conventional excitation-transcriptional coupling Ca</w:t>
      </w:r>
      <w:r w:rsidRPr="007C48BB">
        <w:rPr>
          <w:rFonts w:ascii="Arial" w:hAnsi="Arial" w:cs="Arial"/>
          <w:vertAlign w:val="superscript"/>
        </w:rPr>
        <w:t>2+</w:t>
      </w:r>
      <w:r w:rsidRPr="007C48BB">
        <w:rPr>
          <w:rFonts w:ascii="Arial" w:hAnsi="Arial" w:cs="Arial"/>
        </w:rPr>
        <w:t xml:space="preserve"> entry through L-type VGCCs regulates activity-dependent gene expression (</w:t>
      </w:r>
      <w:proofErr w:type="spellStart"/>
      <w:r w:rsidRPr="007C48BB">
        <w:rPr>
          <w:rFonts w:ascii="Arial" w:hAnsi="Arial" w:cs="Arial"/>
        </w:rPr>
        <w:t>Deisseroth</w:t>
      </w:r>
      <w:proofErr w:type="spellEnd"/>
      <w:r w:rsidRPr="007C48BB">
        <w:rPr>
          <w:rFonts w:ascii="Arial" w:hAnsi="Arial" w:cs="Arial"/>
        </w:rPr>
        <w:t xml:space="preserve"> et al., 1996; Wheeler et al., 2012). Previous investigation of somatic L-type VGCCs in P10-P14 MNTB PNs resulted in discrepancies between species with expression in mice, but not rats, though both studies did not look at younger neonatal ages (Barnes-Davies et al., 2001; Leao et al., 2004). Genetic </w:t>
      </w:r>
      <w:r w:rsidRPr="007C48BB">
        <w:rPr>
          <w:rFonts w:ascii="Arial" w:hAnsi="Arial"/>
        </w:rPr>
        <w:t>knockout of the L-type VGCCs (Ca</w:t>
      </w:r>
      <w:r w:rsidRPr="007C48BB">
        <w:rPr>
          <w:rFonts w:ascii="Arial" w:hAnsi="Arial"/>
          <w:vertAlign w:val="subscript"/>
        </w:rPr>
        <w:t>v</w:t>
      </w:r>
      <w:r w:rsidRPr="007C48BB">
        <w:rPr>
          <w:rFonts w:ascii="Arial" w:hAnsi="Arial"/>
        </w:rPr>
        <w:t>1.2 and Ca</w:t>
      </w:r>
      <w:r w:rsidRPr="007C48BB">
        <w:rPr>
          <w:rFonts w:ascii="Arial" w:hAnsi="Arial"/>
          <w:vertAlign w:val="subscript"/>
        </w:rPr>
        <w:t>v</w:t>
      </w:r>
      <w:r w:rsidRPr="007C48BB">
        <w:rPr>
          <w:rFonts w:ascii="Arial" w:hAnsi="Arial"/>
        </w:rPr>
        <w:t>1.3) resulted in decreased volume and 1/3 fewer neurons in the MNTB (Ebbers et al., 2015; Hirtz et al., 2011; Satheesh et al., 2012). These studies utilized either a global (Hirtz et al., 2011) or conditional gene knockout (Ebbers et al., 2015; Satheesh et al., 2012) using the Krox20 promoter (Egr2 Cre-driver line) which is active in progenitor cells in r3 and r5, so recombination will occur in MNTB PNs (Voiculescu et al., 2000). The drastic decrease in MNTB volume from genetic deletion of L-type Ca</w:t>
      </w:r>
      <w:r w:rsidRPr="007C48BB">
        <w:rPr>
          <w:rFonts w:ascii="Arial" w:hAnsi="Arial"/>
          <w:vertAlign w:val="superscript"/>
        </w:rPr>
        <w:t>2+</w:t>
      </w:r>
      <w:r w:rsidRPr="007C48BB">
        <w:rPr>
          <w:rFonts w:ascii="Arial" w:hAnsi="Arial"/>
        </w:rPr>
        <w:t xml:space="preserve"> channels in PNs is likely linked to impaired activity-dependent gene expression mechanisms during development (</w:t>
      </w:r>
      <w:r w:rsidRPr="007C48BB">
        <w:rPr>
          <w:rFonts w:ascii="Arial" w:hAnsi="Arial" w:cs="Arial"/>
          <w:bCs/>
        </w:rPr>
        <w:t xml:space="preserve">Tong et al., 2010; Yap and Greenberg, 2018). Our findings showed functional evidence for the presence of L-type VGCCs in PNs with reduced AP frequency and spike broadening following pharmacological manipulation with the dihydropyridine </w:t>
      </w:r>
      <w:proofErr w:type="spellStart"/>
      <w:r w:rsidRPr="007C48BB">
        <w:rPr>
          <w:rFonts w:ascii="Arial" w:hAnsi="Arial" w:cs="Arial"/>
          <w:bCs/>
        </w:rPr>
        <w:t>isradipine</w:t>
      </w:r>
      <w:proofErr w:type="spellEnd"/>
      <w:r w:rsidRPr="007C48BB">
        <w:rPr>
          <w:rFonts w:ascii="Arial" w:hAnsi="Arial" w:cs="Arial"/>
          <w:bCs/>
        </w:rPr>
        <w:t xml:space="preserve"> (Fig. 3.10). Comparison of the AP kinetics and spike rate following application of </w:t>
      </w:r>
      <w:proofErr w:type="spellStart"/>
      <w:r w:rsidRPr="007C48BB">
        <w:rPr>
          <w:rFonts w:ascii="Arial" w:hAnsi="Arial" w:cs="Arial"/>
          <w:bCs/>
        </w:rPr>
        <w:t>isradipine</w:t>
      </w:r>
      <w:proofErr w:type="spellEnd"/>
      <w:r w:rsidRPr="007C48BB">
        <w:rPr>
          <w:rFonts w:ascii="Arial" w:hAnsi="Arial" w:cs="Arial"/>
          <w:bCs/>
        </w:rPr>
        <w:t xml:space="preserve"> showed variable results across development and is likely associated with the reduced sensitivity of Ca</w:t>
      </w:r>
      <w:r w:rsidRPr="007C48BB">
        <w:rPr>
          <w:rFonts w:ascii="Arial" w:hAnsi="Arial" w:cs="Arial"/>
          <w:bCs/>
          <w:vertAlign w:val="subscript"/>
        </w:rPr>
        <w:t>V</w:t>
      </w:r>
      <w:r w:rsidRPr="007C48BB">
        <w:rPr>
          <w:rFonts w:ascii="Arial" w:hAnsi="Arial" w:cs="Arial"/>
          <w:bCs/>
        </w:rPr>
        <w:t>1.3 compared to Ca</w:t>
      </w:r>
      <w:r w:rsidRPr="007C48BB">
        <w:rPr>
          <w:rFonts w:ascii="Arial" w:hAnsi="Arial" w:cs="Arial"/>
          <w:bCs/>
          <w:vertAlign w:val="subscript"/>
        </w:rPr>
        <w:t>V</w:t>
      </w:r>
      <w:r w:rsidRPr="007C48BB">
        <w:rPr>
          <w:rFonts w:ascii="Arial" w:hAnsi="Arial" w:cs="Arial"/>
          <w:bCs/>
        </w:rPr>
        <w:t>1.2 to dihydropyridines, with both expressed in the MNTB (</w:t>
      </w:r>
      <w:proofErr w:type="spellStart"/>
      <w:r w:rsidRPr="007C48BB">
        <w:rPr>
          <w:rFonts w:ascii="Arial" w:hAnsi="Arial" w:cs="Arial"/>
          <w:bCs/>
        </w:rPr>
        <w:t>Brandebura</w:t>
      </w:r>
      <w:proofErr w:type="spellEnd"/>
      <w:r w:rsidRPr="007C48BB">
        <w:rPr>
          <w:rFonts w:ascii="Arial" w:hAnsi="Arial" w:cs="Arial"/>
          <w:bCs/>
        </w:rPr>
        <w:t xml:space="preserve"> et al., 2022), and slow development of inhibition resulting in little effect on L-type currents induced by action potential-like stimuli (</w:t>
      </w:r>
      <w:proofErr w:type="spellStart"/>
      <w:r w:rsidRPr="007C48BB">
        <w:rPr>
          <w:rFonts w:ascii="Arial" w:hAnsi="Arial" w:cs="Arial"/>
          <w:bCs/>
        </w:rPr>
        <w:t>Berjukow</w:t>
      </w:r>
      <w:proofErr w:type="spellEnd"/>
      <w:r w:rsidRPr="007C48BB">
        <w:rPr>
          <w:rFonts w:ascii="Arial" w:hAnsi="Arial" w:cs="Arial"/>
          <w:bCs/>
        </w:rPr>
        <w:t xml:space="preserve"> &amp; Hering, 2001; Helton et al., 2005; Lipscombe et al., 2004). Previous studies using organotypic cultures of the </w:t>
      </w:r>
      <w:r w:rsidRPr="007C48BB">
        <w:rPr>
          <w:rFonts w:ascii="Arial" w:hAnsi="Arial" w:cs="Arial"/>
          <w:bCs/>
        </w:rPr>
        <w:lastRenderedPageBreak/>
        <w:t>auditory brainstem have shown an upregulation of phosphorylated</w:t>
      </w:r>
      <w:r w:rsidRPr="007C48BB">
        <w:t xml:space="preserve"> </w:t>
      </w:r>
      <w:r w:rsidRPr="007C48BB">
        <w:rPr>
          <w:rFonts w:ascii="Arial" w:hAnsi="Arial" w:cs="Arial"/>
          <w:bCs/>
        </w:rPr>
        <w:t>cyclic adenosine monophosphate (cAMP)-responsive element binding protein (</w:t>
      </w:r>
      <w:proofErr w:type="spellStart"/>
      <w:r w:rsidRPr="007C48BB">
        <w:rPr>
          <w:rFonts w:ascii="Arial" w:hAnsi="Arial" w:cs="Arial"/>
          <w:bCs/>
        </w:rPr>
        <w:t>pCREB</w:t>
      </w:r>
      <w:proofErr w:type="spellEnd"/>
      <w:r w:rsidRPr="007C48BB">
        <w:rPr>
          <w:rFonts w:ascii="Arial" w:hAnsi="Arial" w:cs="Arial"/>
          <w:bCs/>
        </w:rPr>
        <w:t>), which regulates immediate early gene expression (Yap and Greenberg, 2018), in PNs following chronic depolarization with high K</w:t>
      </w:r>
      <w:r w:rsidRPr="007C48BB">
        <w:rPr>
          <w:rFonts w:ascii="Arial" w:hAnsi="Arial" w:cs="Arial"/>
          <w:bCs/>
          <w:vertAlign w:val="superscript"/>
        </w:rPr>
        <w:t>+</w:t>
      </w:r>
      <w:r w:rsidRPr="007C48BB">
        <w:rPr>
          <w:rFonts w:ascii="Arial" w:hAnsi="Arial" w:cs="Arial"/>
          <w:bCs/>
        </w:rPr>
        <w:t xml:space="preserve"> culture medium resulting in increased K</w:t>
      </w:r>
      <w:r w:rsidRPr="007C48BB">
        <w:rPr>
          <w:rFonts w:ascii="Arial" w:hAnsi="Arial" w:cs="Arial"/>
          <w:bCs/>
          <w:vertAlign w:val="subscript"/>
        </w:rPr>
        <w:t>V</w:t>
      </w:r>
      <w:r w:rsidRPr="007C48BB">
        <w:rPr>
          <w:rFonts w:ascii="Arial" w:hAnsi="Arial" w:cs="Arial"/>
          <w:bCs/>
        </w:rPr>
        <w:t xml:space="preserve">3 currents (Tong et al., 2010). </w:t>
      </w:r>
      <w:r w:rsidRPr="007C48BB">
        <w:rPr>
          <w:rFonts w:ascii="Arial" w:hAnsi="Arial"/>
        </w:rPr>
        <w:t xml:space="preserve">Future studies are needed to investigate the link between L-type VGCC regulating activity-dependent gene expression and ion channel expression during early postnatal development in the MNTB. </w:t>
      </w:r>
    </w:p>
    <w:p w14:paraId="7550C69C"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36E04416"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b/>
          <w:color w:val="000000"/>
        </w:rPr>
      </w:pPr>
    </w:p>
    <w:p w14:paraId="2C955728" w14:textId="77777777" w:rsidR="00F465D0" w:rsidRPr="007C48BB" w:rsidRDefault="00F465D0" w:rsidP="00864A0A">
      <w:pPr>
        <w:spacing w:after="0"/>
        <w:rPr>
          <w:rFonts w:ascii="Arial" w:hAnsi="Arial" w:cs="Arial"/>
          <w:b/>
          <w:color w:val="000000"/>
        </w:rPr>
      </w:pPr>
      <w:r w:rsidRPr="007C48BB">
        <w:rPr>
          <w:rFonts w:ascii="Arial" w:hAnsi="Arial" w:cs="Arial"/>
          <w:b/>
          <w:color w:val="000000"/>
        </w:rPr>
        <w:br w:type="page"/>
      </w:r>
    </w:p>
    <w:p w14:paraId="37B52A5D" w14:textId="2EA93650"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r w:rsidRPr="007C48BB">
        <w:rPr>
          <w:rFonts w:ascii="Arial" w:hAnsi="Arial" w:cs="Arial"/>
          <w:b/>
          <w:color w:val="000000"/>
        </w:rPr>
        <w:lastRenderedPageBreak/>
        <w:t>Materials and Methods</w:t>
      </w:r>
    </w:p>
    <w:p w14:paraId="3C2712AB"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4C5F71E3"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Animals</w:t>
      </w:r>
    </w:p>
    <w:p w14:paraId="2CD47C7C" w14:textId="0555F230" w:rsidR="00F465D0" w:rsidRPr="007C48BB" w:rsidRDefault="00F465D0" w:rsidP="00864A0A">
      <w:pPr>
        <w:spacing w:after="0" w:line="480" w:lineRule="auto"/>
        <w:jc w:val="both"/>
        <w:rPr>
          <w:rFonts w:ascii="Arial" w:hAnsi="Arial" w:cs="Arial"/>
        </w:rPr>
      </w:pPr>
      <w:r w:rsidRPr="007C48BB">
        <w:rPr>
          <w:rFonts w:ascii="Arial" w:hAnsi="Arial" w:cs="Arial"/>
        </w:rPr>
        <w:t xml:space="preserve">All procedures involving animals were approved by the University of South Florida Institutional Animal Care and Use Committees. FVB mice (NCI; Frederick, MD and Jackson Laboratory; Bar Harbor, ME; </w:t>
      </w:r>
      <w:proofErr w:type="gramStart"/>
      <w:r w:rsidRPr="007C48BB">
        <w:rPr>
          <w:rFonts w:ascii="Arial" w:hAnsi="Arial" w:cs="Arial"/>
        </w:rPr>
        <w:t>RRID:IMSR</w:t>
      </w:r>
      <w:proofErr w:type="gramEnd"/>
      <w:r w:rsidRPr="007C48BB">
        <w:rPr>
          <w:rFonts w:ascii="Arial" w:hAnsi="Arial" w:cs="Arial"/>
        </w:rPr>
        <w:t>_</w:t>
      </w:r>
      <w:proofErr w:type="gramStart"/>
      <w:r w:rsidRPr="007C48BB">
        <w:rPr>
          <w:rFonts w:ascii="Arial" w:hAnsi="Arial" w:cs="Arial"/>
        </w:rPr>
        <w:t>ARC:FVB</w:t>
      </w:r>
      <w:proofErr w:type="gramEnd"/>
      <w:r w:rsidRPr="007C48BB">
        <w:rPr>
          <w:rFonts w:ascii="Arial" w:hAnsi="Arial" w:cs="Arial"/>
        </w:rPr>
        <w:t xml:space="preserve">) of either sex </w:t>
      </w:r>
      <w:proofErr w:type="gramStart"/>
      <w:r w:rsidRPr="007C48BB">
        <w:rPr>
          <w:rFonts w:ascii="Arial" w:hAnsi="Arial" w:cs="Arial"/>
        </w:rPr>
        <w:t>were</w:t>
      </w:r>
      <w:proofErr w:type="gramEnd"/>
      <w:r w:rsidRPr="007C48BB">
        <w:rPr>
          <w:rFonts w:ascii="Arial" w:hAnsi="Arial" w:cs="Arial"/>
        </w:rPr>
        <w:t xml:space="preserve"> used in all experiments, unless otherwise specified. </w:t>
      </w:r>
    </w:p>
    <w:p w14:paraId="6EB85D49" w14:textId="77777777" w:rsidR="00F465D0" w:rsidRPr="007C48BB" w:rsidRDefault="00F465D0" w:rsidP="00864A0A">
      <w:pPr>
        <w:spacing w:after="0" w:line="480" w:lineRule="auto"/>
        <w:jc w:val="both"/>
        <w:rPr>
          <w:rFonts w:ascii="Arial" w:hAnsi="Arial" w:cs="Arial"/>
          <w:u w:val="single"/>
        </w:rPr>
      </w:pPr>
      <w:bookmarkStart w:id="15" w:name="_Hlk165560051"/>
      <w:r w:rsidRPr="007C48BB">
        <w:rPr>
          <w:rFonts w:ascii="Arial" w:hAnsi="Arial" w:cs="Arial"/>
          <w:u w:val="single"/>
        </w:rPr>
        <w:t>DNA Construct and Recombinant Viral Vector Production</w:t>
      </w:r>
      <w:bookmarkEnd w:id="15"/>
    </w:p>
    <w:p w14:paraId="6F1E3D5D" w14:textId="2F951511" w:rsidR="00F465D0" w:rsidRPr="007C48BB" w:rsidRDefault="00F465D0" w:rsidP="00864A0A">
      <w:pPr>
        <w:spacing w:after="0" w:line="480" w:lineRule="auto"/>
        <w:jc w:val="both"/>
        <w:rPr>
          <w:rFonts w:ascii="Arial" w:hAnsi="Arial" w:cs="Arial"/>
        </w:rPr>
      </w:pPr>
      <w:r w:rsidRPr="007C48BB">
        <w:rPr>
          <w:rFonts w:ascii="Arial" w:hAnsi="Arial" w:cs="Arial"/>
        </w:rPr>
        <w:t xml:space="preserve">A recombinant helper-dependent adenovirus (HdAd28E4) plasmid was optimized for rapid, high-level expression of the 50 </w:t>
      </w:r>
      <w:proofErr w:type="spellStart"/>
      <w:r w:rsidRPr="007C48BB">
        <w:rPr>
          <w:rFonts w:ascii="Arial" w:hAnsi="Arial" w:cs="Arial"/>
        </w:rPr>
        <w:t>kDa</w:t>
      </w:r>
      <w:proofErr w:type="spellEnd"/>
      <w:r w:rsidRPr="007C48BB">
        <w:rPr>
          <w:rFonts w:ascii="Arial" w:hAnsi="Arial" w:cs="Arial"/>
        </w:rPr>
        <w:t xml:space="preserve"> tetanus neurotoxin light chain (</w:t>
      </w:r>
      <w:proofErr w:type="spellStart"/>
      <w:r w:rsidRPr="007C48BB">
        <w:rPr>
          <w:rFonts w:ascii="Arial" w:hAnsi="Arial" w:cs="Arial"/>
        </w:rPr>
        <w:t>TeTxLC</w:t>
      </w:r>
      <w:proofErr w:type="spellEnd"/>
      <w:r w:rsidRPr="007C48BB">
        <w:rPr>
          <w:rFonts w:ascii="Arial" w:hAnsi="Arial" w:cs="Arial"/>
        </w:rPr>
        <w:t xml:space="preserve">), a metalloprotease that cleaves the synaptic vesicle fusion protein synaptobrevin-2 (Breidenbach &amp; Brunger, 2005; Lacy et al., 1998; Schiavo et al., 1992), independently of the fluorescent reporter </w:t>
      </w:r>
      <w:proofErr w:type="spellStart"/>
      <w:r w:rsidRPr="007C48BB">
        <w:rPr>
          <w:rFonts w:ascii="Arial" w:hAnsi="Arial" w:cs="Arial"/>
        </w:rPr>
        <w:t>mCherry</w:t>
      </w:r>
      <w:proofErr w:type="spellEnd"/>
      <w:r w:rsidRPr="007C48BB">
        <w:rPr>
          <w:rFonts w:ascii="Arial" w:hAnsi="Arial" w:cs="Arial"/>
        </w:rPr>
        <w:t xml:space="preserve">. The dual expression plasmid utilizes the </w:t>
      </w:r>
      <w:proofErr w:type="spellStart"/>
      <w:r w:rsidRPr="007C48BB">
        <w:rPr>
          <w:rFonts w:ascii="Arial" w:hAnsi="Arial" w:cs="Arial"/>
        </w:rPr>
        <w:t>pUNISHER</w:t>
      </w:r>
      <w:proofErr w:type="spellEnd"/>
      <w:r w:rsidRPr="007C48BB">
        <w:rPr>
          <w:rFonts w:ascii="Arial" w:hAnsi="Arial" w:cs="Arial"/>
        </w:rPr>
        <w:t xml:space="preserve"> cassette (Montesinos et al., 2011) to drive expression of </w:t>
      </w:r>
      <w:proofErr w:type="spellStart"/>
      <w:r w:rsidRPr="007C48BB">
        <w:rPr>
          <w:rFonts w:ascii="Arial" w:hAnsi="Arial" w:cs="Arial"/>
        </w:rPr>
        <w:t>TeTxLC</w:t>
      </w:r>
      <w:proofErr w:type="spellEnd"/>
      <w:r w:rsidRPr="007C48BB">
        <w:rPr>
          <w:rFonts w:ascii="Arial" w:hAnsi="Arial" w:cs="Arial"/>
        </w:rPr>
        <w:t xml:space="preserve"> along with a separate neuron specific </w:t>
      </w:r>
      <w:proofErr w:type="spellStart"/>
      <w:r w:rsidRPr="007C48BB">
        <w:rPr>
          <w:rFonts w:ascii="Arial" w:hAnsi="Arial" w:cs="Arial"/>
        </w:rPr>
        <w:t>mCherry</w:t>
      </w:r>
      <w:proofErr w:type="spellEnd"/>
      <w:r w:rsidRPr="007C48BB">
        <w:rPr>
          <w:rFonts w:ascii="Arial" w:hAnsi="Arial" w:cs="Arial"/>
        </w:rPr>
        <w:t xml:space="preserve"> expression cassette driven by the 470 bp </w:t>
      </w:r>
      <w:proofErr w:type="spellStart"/>
      <w:r w:rsidRPr="007C48BB">
        <w:rPr>
          <w:rFonts w:ascii="Arial" w:hAnsi="Arial" w:cs="Arial"/>
        </w:rPr>
        <w:t>hSyn</w:t>
      </w:r>
      <w:proofErr w:type="spellEnd"/>
      <w:r w:rsidRPr="007C48BB">
        <w:rPr>
          <w:rFonts w:ascii="Arial" w:hAnsi="Arial" w:cs="Arial"/>
        </w:rPr>
        <w:t xml:space="preserve"> promoter. Production of the </w:t>
      </w:r>
      <w:proofErr w:type="spellStart"/>
      <w:r w:rsidRPr="007C48BB">
        <w:rPr>
          <w:rFonts w:ascii="Arial" w:hAnsi="Arial" w:cs="Arial"/>
        </w:rPr>
        <w:t>HdAd</w:t>
      </w:r>
      <w:proofErr w:type="spellEnd"/>
      <w:r w:rsidRPr="007C48BB">
        <w:rPr>
          <w:rFonts w:ascii="Arial" w:hAnsi="Arial" w:cs="Arial"/>
        </w:rPr>
        <w:t xml:space="preserve"> was carried out as previously described (Montesinos et al., 2016). For stereotaxic viral injections the amount of the virus injected did not exceed a total of 2.03x10</w:t>
      </w:r>
      <w:r w:rsidRPr="007C48BB">
        <w:rPr>
          <w:rFonts w:ascii="Arial" w:hAnsi="Arial" w:cs="Arial"/>
          <w:vertAlign w:val="superscript"/>
        </w:rPr>
        <w:t>8</w:t>
      </w:r>
      <w:r w:rsidRPr="007C48BB">
        <w:rPr>
          <w:rFonts w:ascii="Arial" w:hAnsi="Arial" w:cs="Arial"/>
        </w:rPr>
        <w:t xml:space="preserve"> viral particles/</w:t>
      </w:r>
      <w:proofErr w:type="spellStart"/>
      <w:r w:rsidRPr="007C48BB">
        <w:rPr>
          <w:rFonts w:ascii="Arial" w:hAnsi="Arial" w:cs="Arial"/>
        </w:rPr>
        <w:t>μL</w:t>
      </w:r>
      <w:proofErr w:type="spellEnd"/>
      <w:r w:rsidRPr="007C48BB">
        <w:rPr>
          <w:rFonts w:ascii="Arial" w:hAnsi="Arial" w:cs="Arial"/>
        </w:rPr>
        <w:t>. Preparation of the viral injection solution followed the protocol previously described (</w:t>
      </w:r>
      <w:proofErr w:type="spellStart"/>
      <w:r w:rsidRPr="007C48BB">
        <w:rPr>
          <w:rFonts w:ascii="Arial" w:hAnsi="Arial" w:cs="Arial"/>
        </w:rPr>
        <w:t>Keine</w:t>
      </w:r>
      <w:proofErr w:type="spellEnd"/>
      <w:r w:rsidRPr="007C48BB">
        <w:rPr>
          <w:rFonts w:ascii="Arial" w:hAnsi="Arial" w:cs="Arial"/>
        </w:rPr>
        <w:t xml:space="preserve"> et al., 2023), with the virus stock solution diluted in storage buffer (250 mM Sucrose, 10 mM HEPES, 1 mM MgCl</w:t>
      </w:r>
      <w:r w:rsidRPr="007C48BB">
        <w:rPr>
          <w:rFonts w:ascii="Arial" w:hAnsi="Arial" w:cs="Arial"/>
          <w:vertAlign w:val="subscript"/>
        </w:rPr>
        <w:t>2</w:t>
      </w:r>
      <w:r w:rsidRPr="007C48BB">
        <w:rPr>
          <w:rFonts w:ascii="Arial" w:hAnsi="Arial" w:cs="Arial"/>
        </w:rPr>
        <w:t xml:space="preserve"> dissolved in </w:t>
      </w:r>
      <w:proofErr w:type="spellStart"/>
      <w:r w:rsidRPr="007C48BB">
        <w:rPr>
          <w:rFonts w:ascii="Arial" w:hAnsi="Arial" w:cs="Arial"/>
        </w:rPr>
        <w:t>nanopure</w:t>
      </w:r>
      <w:proofErr w:type="spellEnd"/>
      <w:r w:rsidRPr="007C48BB">
        <w:rPr>
          <w:rFonts w:ascii="Arial" w:hAnsi="Arial" w:cs="Arial"/>
        </w:rPr>
        <w:t xml:space="preserve"> H</w:t>
      </w:r>
      <w:r w:rsidRPr="007C48BB">
        <w:rPr>
          <w:rFonts w:ascii="Arial" w:hAnsi="Arial" w:cs="Arial"/>
          <w:vertAlign w:val="subscript"/>
        </w:rPr>
        <w:t>2</w:t>
      </w:r>
      <w:r w:rsidRPr="007C48BB">
        <w:rPr>
          <w:rFonts w:ascii="Arial" w:hAnsi="Arial" w:cs="Arial"/>
        </w:rPr>
        <w:t>O) and 20% mannitol solution.</w:t>
      </w:r>
      <w:bookmarkStart w:id="16" w:name="_Hlk165560075"/>
    </w:p>
    <w:p w14:paraId="762519CF"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Stereotaxic Viral Injection</w:t>
      </w:r>
      <w:bookmarkEnd w:id="16"/>
    </w:p>
    <w:p w14:paraId="4F374122" w14:textId="66CBB2BE" w:rsidR="00F465D0" w:rsidRPr="007C48BB" w:rsidRDefault="00F465D0" w:rsidP="00864A0A">
      <w:pPr>
        <w:spacing w:after="0" w:line="480" w:lineRule="auto"/>
        <w:jc w:val="both"/>
        <w:rPr>
          <w:rFonts w:ascii="Arial" w:hAnsi="Arial" w:cs="Arial"/>
        </w:rPr>
      </w:pPr>
      <w:r w:rsidRPr="007C48BB">
        <w:rPr>
          <w:rFonts w:ascii="Arial" w:hAnsi="Arial" w:cs="Arial"/>
        </w:rPr>
        <w:t xml:space="preserve">Viral vector injections were performed on newborn (postnatal day (P)0) pups. Anesthesia was induced by deep hypothermia. Individual fingers of nitrile gloves were </w:t>
      </w:r>
      <w:proofErr w:type="gramStart"/>
      <w:r w:rsidRPr="007C48BB">
        <w:rPr>
          <w:rFonts w:ascii="Arial" w:hAnsi="Arial" w:cs="Arial"/>
        </w:rPr>
        <w:t>cut-off</w:t>
      </w:r>
      <w:proofErr w:type="gramEnd"/>
      <w:r w:rsidRPr="007C48BB">
        <w:rPr>
          <w:rFonts w:ascii="Arial" w:hAnsi="Arial" w:cs="Arial"/>
        </w:rPr>
        <w:t xml:space="preserve"> and neonatal pups were placed inside positioned with the head facing up and immersed in ice </w:t>
      </w:r>
      <w:r w:rsidRPr="007C48BB">
        <w:rPr>
          <w:rFonts w:ascii="Arial" w:hAnsi="Arial" w:cs="Arial"/>
        </w:rPr>
        <w:lastRenderedPageBreak/>
        <w:t>cold water (2-3°C) for 5 minutes. The depth of anesthesia was verified by toe pinch and a lack of ensuing reflex response. Pups were positioned on a chilled, clay-filled aluminum block (custom built) in the prone position and held in place with additional clay. The aluminum block was positioned on a Kopf stereotaxic frame (model 940 digital; David Kopf Instruments, Tujunga, CA). A small incision was made in the skin at the injection site using a sterile 26G needle. Micropipette glass capillary needles (</w:t>
      </w:r>
      <w:proofErr w:type="spellStart"/>
      <w:r w:rsidRPr="007C48BB">
        <w:rPr>
          <w:rFonts w:ascii="Arial" w:hAnsi="Arial" w:cs="Arial"/>
        </w:rPr>
        <w:t>Blaubland</w:t>
      </w:r>
      <w:proofErr w:type="spellEnd"/>
      <w:r w:rsidRPr="007C48BB">
        <w:rPr>
          <w:rFonts w:ascii="Arial" w:hAnsi="Arial" w:cs="Arial"/>
        </w:rPr>
        <w:t xml:space="preserve">; </w:t>
      </w:r>
      <w:proofErr w:type="spellStart"/>
      <w:r w:rsidRPr="007C48BB">
        <w:rPr>
          <w:rFonts w:ascii="Arial" w:hAnsi="Arial" w:cs="Arial"/>
        </w:rPr>
        <w:t>IntraMARK</w:t>
      </w:r>
      <w:proofErr w:type="spellEnd"/>
      <w:r w:rsidRPr="007C48BB">
        <w:rPr>
          <w:rFonts w:ascii="Arial" w:hAnsi="Arial" w:cs="Arial"/>
        </w:rPr>
        <w:t xml:space="preserve">) were pulled using a </w:t>
      </w:r>
      <w:proofErr w:type="spellStart"/>
      <w:r w:rsidRPr="007C48BB">
        <w:rPr>
          <w:rFonts w:ascii="Arial" w:hAnsi="Arial" w:cs="Arial"/>
        </w:rPr>
        <w:t>Narishige</w:t>
      </w:r>
      <w:proofErr w:type="spellEnd"/>
      <w:r w:rsidRPr="007C48BB">
        <w:rPr>
          <w:rFonts w:ascii="Arial" w:hAnsi="Arial" w:cs="Arial"/>
        </w:rPr>
        <w:t xml:space="preserve"> puller (model PC 10, RRID:SCR_022057), clipped to an approximate tip diameter of 20-50 µm, and loaded with the virus solution (HdAd28E4 </w:t>
      </w:r>
      <w:proofErr w:type="spellStart"/>
      <w:r w:rsidRPr="007C48BB">
        <w:rPr>
          <w:rFonts w:ascii="Arial" w:hAnsi="Arial" w:cs="Arial"/>
        </w:rPr>
        <w:t>Cpun</w:t>
      </w:r>
      <w:proofErr w:type="spellEnd"/>
      <w:r w:rsidRPr="007C48BB">
        <w:rPr>
          <w:rFonts w:ascii="Arial" w:hAnsi="Arial" w:cs="Arial"/>
        </w:rPr>
        <w:t xml:space="preserve"> </w:t>
      </w:r>
      <w:proofErr w:type="spellStart"/>
      <w:r w:rsidRPr="007C48BB">
        <w:rPr>
          <w:rFonts w:ascii="Arial" w:hAnsi="Arial" w:cs="Arial"/>
        </w:rPr>
        <w:t>TeTxLC</w:t>
      </w:r>
      <w:proofErr w:type="spellEnd"/>
      <w:r w:rsidRPr="007C48BB">
        <w:rPr>
          <w:rFonts w:ascii="Arial" w:hAnsi="Arial" w:cs="Arial"/>
        </w:rPr>
        <w:t xml:space="preserve"> syn </w:t>
      </w:r>
      <w:proofErr w:type="spellStart"/>
      <w:r w:rsidRPr="007C48BB">
        <w:rPr>
          <w:rFonts w:ascii="Arial" w:hAnsi="Arial" w:cs="Arial"/>
        </w:rPr>
        <w:t>mCherry</w:t>
      </w:r>
      <w:proofErr w:type="spellEnd"/>
      <w:r w:rsidRPr="007C48BB">
        <w:rPr>
          <w:rFonts w:ascii="Arial" w:hAnsi="Arial" w:cs="Arial"/>
        </w:rPr>
        <w:t xml:space="preserve">) using capillary action. For P0 mouse </w:t>
      </w:r>
      <w:proofErr w:type="gramStart"/>
      <w:r w:rsidRPr="007C48BB">
        <w:rPr>
          <w:rFonts w:ascii="Arial" w:hAnsi="Arial" w:cs="Arial"/>
        </w:rPr>
        <w:t>pups</w:t>
      </w:r>
      <w:proofErr w:type="gramEnd"/>
      <w:r w:rsidRPr="007C48BB">
        <w:rPr>
          <w:rFonts w:ascii="Arial" w:hAnsi="Arial" w:cs="Arial"/>
        </w:rPr>
        <w:t xml:space="preserve"> lambda and bregma (where coronal and sagittal sutures intersect) is identified visually by evident suture lines in the skull. An injection glass needle is positioned directly above lambda and slowly moved to bregma assuring proper anterior/posterior stereotaxic alignment of the mouse pup. From bregma (location considered 0.0 mm) the coordinates for the ventral cochlear nuclei are as follows: anterior-posterior: -5.1 mm, medial-lateral: -1.4 mm, and dorsal-ventral: -2.9-3.2 mm (assuming a 3.5mm distance from lambda to bregma) (Fig. 3.3A). The virus solution (up to 1 </w:t>
      </w:r>
      <w:proofErr w:type="spellStart"/>
      <w:r w:rsidRPr="007C48BB">
        <w:rPr>
          <w:rFonts w:ascii="Arial" w:hAnsi="Arial" w:cs="Arial"/>
        </w:rPr>
        <w:t>μL</w:t>
      </w:r>
      <w:proofErr w:type="spellEnd"/>
      <w:r w:rsidRPr="007C48BB">
        <w:rPr>
          <w:rFonts w:ascii="Arial" w:hAnsi="Arial" w:cs="Arial"/>
        </w:rPr>
        <w:t xml:space="preserve">, but typically 200-500 </w:t>
      </w:r>
      <w:proofErr w:type="spellStart"/>
      <w:r w:rsidRPr="007C48BB">
        <w:rPr>
          <w:rFonts w:ascii="Arial" w:hAnsi="Arial" w:cs="Arial"/>
        </w:rPr>
        <w:t>nL</w:t>
      </w:r>
      <w:proofErr w:type="spellEnd"/>
      <w:r w:rsidRPr="007C48BB">
        <w:rPr>
          <w:rFonts w:ascii="Arial" w:hAnsi="Arial" w:cs="Arial"/>
        </w:rPr>
        <w:t xml:space="preserve">) was then slowly infused at a rate of 0.1 </w:t>
      </w:r>
      <w:proofErr w:type="spellStart"/>
      <w:r w:rsidRPr="007C48BB">
        <w:rPr>
          <w:rFonts w:ascii="Arial" w:hAnsi="Arial" w:cs="Arial"/>
        </w:rPr>
        <w:t>μL</w:t>
      </w:r>
      <w:proofErr w:type="spellEnd"/>
      <w:r w:rsidRPr="007C48BB">
        <w:rPr>
          <w:rFonts w:ascii="Arial" w:hAnsi="Arial" w:cs="Arial"/>
        </w:rPr>
        <w:t xml:space="preserve">/min. After injection of virus, the injection glass capillary needle was left in place for 1 minute prior to slow withdrawal. The animal was placed under a heat lamp (≈35°C) to recover and restore physiological temperature. Pups were rolled in bedding material to ensure that they were accepted by their mother upon return to the cage. </w:t>
      </w:r>
    </w:p>
    <w:p w14:paraId="15CA866D" w14:textId="77777777" w:rsidR="00F465D0" w:rsidRPr="007C48BB" w:rsidRDefault="00F465D0" w:rsidP="00864A0A">
      <w:pPr>
        <w:spacing w:after="0" w:line="480" w:lineRule="auto"/>
        <w:jc w:val="both"/>
        <w:rPr>
          <w:rFonts w:ascii="Arial" w:hAnsi="Arial" w:cs="Arial"/>
          <w:u w:val="single"/>
        </w:rPr>
      </w:pPr>
      <w:bookmarkStart w:id="17" w:name="_Hlk165560089"/>
      <w:r w:rsidRPr="007C48BB">
        <w:rPr>
          <w:rFonts w:ascii="Arial" w:hAnsi="Arial" w:cs="Arial"/>
          <w:u w:val="single"/>
        </w:rPr>
        <w:t>Slice Preparation for Electrophysiology Experiments</w:t>
      </w:r>
      <w:bookmarkEnd w:id="17"/>
    </w:p>
    <w:p w14:paraId="61F6C223" w14:textId="1DB2935A" w:rsidR="00F465D0" w:rsidRPr="007C48BB" w:rsidRDefault="00F465D0" w:rsidP="00864A0A">
      <w:pPr>
        <w:spacing w:after="0" w:line="480" w:lineRule="auto"/>
        <w:jc w:val="both"/>
        <w:rPr>
          <w:rFonts w:ascii="Arial" w:hAnsi="Arial" w:cs="Arial"/>
        </w:rPr>
      </w:pPr>
      <w:r w:rsidRPr="007C48BB">
        <w:rPr>
          <w:rFonts w:ascii="Arial" w:hAnsi="Arial" w:cs="Arial"/>
        </w:rPr>
        <w:t>Acute brainstem slices were prepared from neonatal mice as previously described (Hoffpauir et al., 2006; Hoffpauir et al., 2010). FVB mouse pups (P4-9) were decapitated, and the brain was immediately dissected in ice-cold, low Ca</w:t>
      </w:r>
      <w:r w:rsidRPr="007C48BB">
        <w:rPr>
          <w:rFonts w:ascii="Arial" w:hAnsi="Arial" w:cs="Arial"/>
          <w:vertAlign w:val="superscript"/>
        </w:rPr>
        <w:t>2+</w:t>
      </w:r>
      <w:r w:rsidRPr="007C48BB">
        <w:rPr>
          <w:rFonts w:ascii="Arial" w:hAnsi="Arial" w:cs="Arial"/>
        </w:rPr>
        <w:t xml:space="preserve"> artificial cerebrospinal fluid (ACSF) containing the following (in mM): 125 NaCl, 2.5 </w:t>
      </w:r>
      <w:proofErr w:type="spellStart"/>
      <w:r w:rsidRPr="007C48BB">
        <w:rPr>
          <w:rFonts w:ascii="Arial" w:hAnsi="Arial" w:cs="Arial"/>
        </w:rPr>
        <w:t>KCl</w:t>
      </w:r>
      <w:proofErr w:type="spellEnd"/>
      <w:r w:rsidRPr="007C48BB">
        <w:rPr>
          <w:rFonts w:ascii="Arial" w:hAnsi="Arial" w:cs="Arial"/>
        </w:rPr>
        <w:t>, 3 MgCl</w:t>
      </w:r>
      <w:r w:rsidRPr="007C48BB">
        <w:rPr>
          <w:rFonts w:ascii="Arial" w:hAnsi="Arial" w:cs="Arial"/>
          <w:vertAlign w:val="subscript"/>
        </w:rPr>
        <w:t>2</w:t>
      </w:r>
      <w:r w:rsidRPr="007C48BB">
        <w:rPr>
          <w:rFonts w:ascii="Arial" w:hAnsi="Arial" w:cs="Arial"/>
        </w:rPr>
        <w:t>, 0.1 CaCl</w:t>
      </w:r>
      <w:r w:rsidRPr="007C48BB">
        <w:rPr>
          <w:rFonts w:ascii="Arial" w:hAnsi="Arial" w:cs="Arial"/>
          <w:vertAlign w:val="subscript"/>
        </w:rPr>
        <w:t>2</w:t>
      </w:r>
      <w:r w:rsidRPr="007C48BB">
        <w:rPr>
          <w:rFonts w:ascii="Arial" w:hAnsi="Arial" w:cs="Arial"/>
        </w:rPr>
        <w:t xml:space="preserve">, 25 </w:t>
      </w:r>
      <w:r w:rsidRPr="007C48BB">
        <w:rPr>
          <w:rFonts w:ascii="Arial" w:hAnsi="Arial" w:cs="Arial"/>
        </w:rPr>
        <w:lastRenderedPageBreak/>
        <w:t>glucose, 25 NaHCO</w:t>
      </w:r>
      <w:r w:rsidRPr="007C48BB">
        <w:rPr>
          <w:rFonts w:ascii="Arial" w:hAnsi="Arial" w:cs="Arial"/>
          <w:vertAlign w:val="subscript"/>
        </w:rPr>
        <w:t>3</w:t>
      </w:r>
      <w:r w:rsidRPr="007C48BB">
        <w:rPr>
          <w:rFonts w:ascii="Arial" w:hAnsi="Arial" w:cs="Arial"/>
        </w:rPr>
        <w:t>, 1.25 NaH</w:t>
      </w:r>
      <w:r w:rsidRPr="007C48BB">
        <w:rPr>
          <w:rFonts w:ascii="Arial" w:hAnsi="Arial" w:cs="Arial"/>
          <w:vertAlign w:val="subscript"/>
        </w:rPr>
        <w:t>2</w:t>
      </w:r>
      <w:r w:rsidRPr="007C48BB">
        <w:rPr>
          <w:rFonts w:ascii="Arial" w:hAnsi="Arial" w:cs="Arial"/>
        </w:rPr>
        <w:t>PO</w:t>
      </w:r>
      <w:r w:rsidRPr="007C48BB">
        <w:rPr>
          <w:rFonts w:ascii="Arial" w:hAnsi="Arial" w:cs="Arial"/>
          <w:vertAlign w:val="subscript"/>
        </w:rPr>
        <w:t>4</w:t>
      </w:r>
      <w:r w:rsidRPr="007C48BB">
        <w:rPr>
          <w:rFonts w:ascii="Arial" w:hAnsi="Arial" w:cs="Arial"/>
        </w:rPr>
        <w:t xml:space="preserve">, 0.4 ascorbic acid, 3 myo-inositol, and 2 sodium pyruvate, pH 7.3. Coronal 250-300 </w:t>
      </w:r>
      <w:r w:rsidRPr="007C48BB">
        <w:rPr>
          <w:rFonts w:ascii="Symbol" w:hAnsi="Symbol" w:cs="Arial"/>
        </w:rPr>
        <w:t></w:t>
      </w:r>
      <w:r w:rsidRPr="007C48BB">
        <w:rPr>
          <w:rFonts w:ascii="Arial" w:hAnsi="Arial" w:cs="Arial"/>
        </w:rPr>
        <w:t xml:space="preserve">m brainstem slices containing the MNTB were cut using a vibratome (VT1200S, Leica), stored at 37°C for 1 </w:t>
      </w:r>
      <w:proofErr w:type="spellStart"/>
      <w:r w:rsidRPr="007C48BB">
        <w:rPr>
          <w:rFonts w:ascii="Arial" w:hAnsi="Arial" w:cs="Arial"/>
        </w:rPr>
        <w:t>hr</w:t>
      </w:r>
      <w:proofErr w:type="spellEnd"/>
      <w:r w:rsidRPr="007C48BB">
        <w:rPr>
          <w:rFonts w:ascii="Arial" w:hAnsi="Arial" w:cs="Arial"/>
        </w:rPr>
        <w:t xml:space="preserve"> and kept at room temperature (RT) in normal ACSF containing the following (in mM): 125 NaCl, 2.5 </w:t>
      </w:r>
      <w:proofErr w:type="spellStart"/>
      <w:r w:rsidRPr="007C48BB">
        <w:rPr>
          <w:rFonts w:ascii="Arial" w:hAnsi="Arial" w:cs="Arial"/>
        </w:rPr>
        <w:t>KCl</w:t>
      </w:r>
      <w:proofErr w:type="spellEnd"/>
      <w:r w:rsidRPr="007C48BB">
        <w:rPr>
          <w:rFonts w:ascii="Arial" w:hAnsi="Arial" w:cs="Arial"/>
        </w:rPr>
        <w:t>, 1 MgCl</w:t>
      </w:r>
      <w:r w:rsidRPr="007C48BB">
        <w:rPr>
          <w:rFonts w:ascii="Arial" w:hAnsi="Arial" w:cs="Arial"/>
          <w:vertAlign w:val="subscript"/>
        </w:rPr>
        <w:t>2</w:t>
      </w:r>
      <w:r w:rsidRPr="007C48BB">
        <w:rPr>
          <w:rFonts w:ascii="Arial" w:hAnsi="Arial" w:cs="Arial"/>
        </w:rPr>
        <w:t>, 2 CaCl</w:t>
      </w:r>
      <w:r w:rsidRPr="007C48BB">
        <w:rPr>
          <w:rFonts w:ascii="Arial" w:hAnsi="Arial" w:cs="Arial"/>
          <w:vertAlign w:val="subscript"/>
        </w:rPr>
        <w:t>2</w:t>
      </w:r>
      <w:r w:rsidRPr="007C48BB">
        <w:rPr>
          <w:rFonts w:ascii="Arial" w:hAnsi="Arial" w:cs="Arial"/>
        </w:rPr>
        <w:t>, 25 glucose, 25 NaHCO</w:t>
      </w:r>
      <w:r w:rsidRPr="007C48BB">
        <w:rPr>
          <w:rFonts w:ascii="Arial" w:hAnsi="Arial" w:cs="Arial"/>
          <w:vertAlign w:val="subscript"/>
        </w:rPr>
        <w:t>3</w:t>
      </w:r>
      <w:r w:rsidRPr="007C48BB">
        <w:rPr>
          <w:rFonts w:ascii="Arial" w:hAnsi="Arial" w:cs="Arial"/>
        </w:rPr>
        <w:t>, 1.25 NaH</w:t>
      </w:r>
      <w:r w:rsidRPr="007C48BB">
        <w:rPr>
          <w:rFonts w:ascii="Arial" w:hAnsi="Arial" w:cs="Arial"/>
          <w:vertAlign w:val="subscript"/>
        </w:rPr>
        <w:t>2</w:t>
      </w:r>
      <w:r w:rsidRPr="007C48BB">
        <w:rPr>
          <w:rFonts w:ascii="Arial" w:hAnsi="Arial" w:cs="Arial"/>
        </w:rPr>
        <w:t>PO</w:t>
      </w:r>
      <w:r w:rsidRPr="007C48BB">
        <w:rPr>
          <w:rFonts w:ascii="Arial" w:hAnsi="Arial" w:cs="Arial"/>
          <w:vertAlign w:val="subscript"/>
        </w:rPr>
        <w:t>4</w:t>
      </w:r>
      <w:r w:rsidRPr="007C48BB">
        <w:rPr>
          <w:rFonts w:ascii="Arial" w:hAnsi="Arial" w:cs="Arial"/>
        </w:rPr>
        <w:t>, 0.4 ascorbic acid, 3 myo-inositol, and 2 sodium pyruvate, pH 7.3 until experimentation. All solutions were constantly bubbled with 95% O</w:t>
      </w:r>
      <w:r w:rsidRPr="007C48BB">
        <w:rPr>
          <w:rFonts w:ascii="Arial" w:hAnsi="Arial" w:cs="Arial"/>
          <w:vertAlign w:val="subscript"/>
        </w:rPr>
        <w:t>2</w:t>
      </w:r>
      <w:r w:rsidRPr="007C48BB">
        <w:rPr>
          <w:rFonts w:ascii="Arial" w:hAnsi="Arial" w:cs="Arial"/>
        </w:rPr>
        <w:t>/5% CO</w:t>
      </w:r>
      <w:r w:rsidRPr="007C48BB">
        <w:rPr>
          <w:rFonts w:ascii="Arial" w:hAnsi="Arial" w:cs="Arial"/>
          <w:vertAlign w:val="subscript"/>
        </w:rPr>
        <w:t>2</w:t>
      </w:r>
      <w:r w:rsidRPr="007C48BB">
        <w:rPr>
          <w:rFonts w:ascii="Arial" w:hAnsi="Arial" w:cs="Arial"/>
        </w:rPr>
        <w:t xml:space="preserve">. </w:t>
      </w:r>
    </w:p>
    <w:p w14:paraId="5282A7D5"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Electrophysiology</w:t>
      </w:r>
    </w:p>
    <w:p w14:paraId="789BED50" w14:textId="5027B0B3" w:rsidR="00F465D0" w:rsidRPr="007C48BB" w:rsidRDefault="00F465D0" w:rsidP="00864A0A">
      <w:pPr>
        <w:spacing w:after="0" w:line="480" w:lineRule="auto"/>
        <w:jc w:val="both"/>
        <w:rPr>
          <w:rFonts w:ascii="Arial" w:hAnsi="Arial" w:cs="Arial"/>
        </w:rPr>
      </w:pPr>
      <w:r w:rsidRPr="007C48BB">
        <w:rPr>
          <w:rFonts w:ascii="Arial" w:hAnsi="Arial" w:cs="Arial"/>
        </w:rPr>
        <w:t>All electrophysiology recordings were performed at near physiological temperature (33-35°C). Solution temperature was regulated using a dual-channel temperature controller with both in-line and chamber heaters (TC-344B, Warner Instruments). ACSF was constantly bubbled with 95% O</w:t>
      </w:r>
      <w:r w:rsidRPr="007C48BB">
        <w:rPr>
          <w:rFonts w:ascii="Arial" w:hAnsi="Arial" w:cs="Arial"/>
          <w:vertAlign w:val="subscript"/>
        </w:rPr>
        <w:t>2</w:t>
      </w:r>
      <w:r w:rsidRPr="007C48BB">
        <w:rPr>
          <w:rFonts w:ascii="Arial" w:hAnsi="Arial" w:cs="Arial"/>
        </w:rPr>
        <w:t>/5% CO</w:t>
      </w:r>
      <w:r w:rsidRPr="007C48BB">
        <w:rPr>
          <w:rFonts w:ascii="Arial" w:hAnsi="Arial" w:cs="Arial"/>
          <w:vertAlign w:val="subscript"/>
        </w:rPr>
        <w:t>2</w:t>
      </w:r>
      <w:r w:rsidRPr="007C48BB">
        <w:rPr>
          <w:rFonts w:ascii="Arial" w:hAnsi="Arial" w:cs="Arial"/>
        </w:rPr>
        <w:t xml:space="preserve"> and perfused over the slice at a rate of ≈2 mL/min using a peristaltic pump (P720, </w:t>
      </w:r>
      <w:proofErr w:type="spellStart"/>
      <w:r w:rsidRPr="007C48BB">
        <w:rPr>
          <w:rFonts w:ascii="Arial" w:hAnsi="Arial" w:cs="Arial"/>
        </w:rPr>
        <w:t>Instech</w:t>
      </w:r>
      <w:proofErr w:type="spellEnd"/>
      <w:r w:rsidRPr="007C48BB">
        <w:rPr>
          <w:rFonts w:ascii="Arial" w:hAnsi="Arial" w:cs="Arial"/>
        </w:rPr>
        <w:t>). Neurons were visualized and targeted for whole-cell recordings using a two-photon microscope (</w:t>
      </w:r>
      <w:proofErr w:type="spellStart"/>
      <w:r w:rsidRPr="007C48BB">
        <w:rPr>
          <w:rFonts w:ascii="Arial" w:hAnsi="Arial" w:cs="Arial"/>
        </w:rPr>
        <w:t>HyperScope</w:t>
      </w:r>
      <w:proofErr w:type="spellEnd"/>
      <w:r w:rsidRPr="007C48BB">
        <w:rPr>
          <w:rFonts w:ascii="Arial" w:hAnsi="Arial" w:cs="Arial"/>
        </w:rPr>
        <w:t xml:space="preserve">, </w:t>
      </w:r>
      <w:proofErr w:type="spellStart"/>
      <w:r w:rsidRPr="007C48BB">
        <w:rPr>
          <w:rFonts w:ascii="Arial" w:hAnsi="Arial" w:cs="Arial"/>
        </w:rPr>
        <w:t>Scientifica</w:t>
      </w:r>
      <w:proofErr w:type="spellEnd"/>
      <w:r w:rsidRPr="007C48BB">
        <w:rPr>
          <w:rFonts w:ascii="Arial" w:hAnsi="Arial" w:cs="Arial"/>
        </w:rPr>
        <w:t xml:space="preserve">) equipped with Dodt Gradient Contrast (DGC) optics and an EM-CCD camera (C9100, Hamamatsu). All recordings were made from the medial 1/3, high frequency region of the MNTB to minimize the effects of differential ion channel expression and maturational gradients along the tonotopic axis (Leao et al., 2006; Weatherstone et al., 2017; Wollet &amp; Kim, 2022). Patch-pipettes were pulled to a tip resistance of 2-4 MΩ for postsynaptic recordings (PNs) and 5-7 MΩ for presynaptic recordings (CH) using a micropipette puller (P-1000, Sutter Instrument Co.). The internal recording solution contained the following (in mM): 114 potassium gluconate, 26 </w:t>
      </w:r>
      <w:proofErr w:type="spellStart"/>
      <w:r w:rsidRPr="007C48BB">
        <w:rPr>
          <w:rFonts w:ascii="Arial" w:hAnsi="Arial" w:cs="Arial"/>
        </w:rPr>
        <w:t>KCl</w:t>
      </w:r>
      <w:proofErr w:type="spellEnd"/>
      <w:r w:rsidRPr="007C48BB">
        <w:rPr>
          <w:rFonts w:ascii="Arial" w:hAnsi="Arial" w:cs="Arial"/>
        </w:rPr>
        <w:t>, 2 MgCl</w:t>
      </w:r>
      <w:r w:rsidRPr="007C48BB">
        <w:rPr>
          <w:rFonts w:ascii="Arial" w:hAnsi="Arial" w:cs="Arial"/>
          <w:vertAlign w:val="subscript"/>
        </w:rPr>
        <w:t>2</w:t>
      </w:r>
      <w:r w:rsidRPr="007C48BB">
        <w:rPr>
          <w:rFonts w:ascii="Arial" w:hAnsi="Arial" w:cs="Arial"/>
        </w:rPr>
        <w:t>, 0.1 CaCl</w:t>
      </w:r>
      <w:r w:rsidRPr="007C48BB">
        <w:rPr>
          <w:rFonts w:ascii="Arial" w:hAnsi="Arial" w:cs="Arial"/>
          <w:vertAlign w:val="subscript"/>
        </w:rPr>
        <w:t>2</w:t>
      </w:r>
      <w:r w:rsidRPr="007C48BB">
        <w:rPr>
          <w:rFonts w:ascii="Arial" w:hAnsi="Arial" w:cs="Arial"/>
        </w:rPr>
        <w:t>, 1.1 EGTA-Na</w:t>
      </w:r>
      <w:r w:rsidRPr="007C48BB">
        <w:rPr>
          <w:rFonts w:ascii="Arial" w:hAnsi="Arial" w:cs="Arial"/>
          <w:vertAlign w:val="subscript"/>
        </w:rPr>
        <w:t>4</w:t>
      </w:r>
      <w:r w:rsidRPr="007C48BB">
        <w:rPr>
          <w:rFonts w:ascii="Arial" w:hAnsi="Arial" w:cs="Arial"/>
        </w:rPr>
        <w:t xml:space="preserve">, 10 </w:t>
      </w:r>
      <w:proofErr w:type="spellStart"/>
      <w:r w:rsidRPr="007C48BB">
        <w:rPr>
          <w:rFonts w:ascii="Arial" w:hAnsi="Arial" w:cs="Arial"/>
        </w:rPr>
        <w:t>Hepes</w:t>
      </w:r>
      <w:proofErr w:type="spellEnd"/>
      <w:r w:rsidRPr="007C48BB">
        <w:rPr>
          <w:rFonts w:ascii="Arial" w:hAnsi="Arial" w:cs="Arial"/>
        </w:rPr>
        <w:t xml:space="preserve">, 5 sodium phosphocreatine, and 4 ATP-Mg, pH 7.3, In some recordings the intracellular solution included a 10,000 MW dextran-conjugated fluorophore (Alexa Fluor 488 or 647; 50 </w:t>
      </w:r>
      <w:r w:rsidRPr="007C48BB">
        <w:rPr>
          <w:rFonts w:ascii="Symbol" w:hAnsi="Symbol" w:cs="Arial"/>
        </w:rPr>
        <w:t>m</w:t>
      </w:r>
      <w:r w:rsidRPr="007C48BB">
        <w:rPr>
          <w:rFonts w:ascii="Arial" w:hAnsi="Arial" w:cs="Arial"/>
        </w:rPr>
        <w:t xml:space="preserve">M) for visual identification. Whole-cell voltage and current-clamp recordings were made using </w:t>
      </w:r>
      <w:r w:rsidRPr="007C48BB">
        <w:rPr>
          <w:rFonts w:ascii="Arial" w:hAnsi="Arial" w:cs="Arial"/>
        </w:rPr>
        <w:lastRenderedPageBreak/>
        <w:t xml:space="preserve">a patch-clamp amplifier (model EPC 10 USB, HEKA </w:t>
      </w:r>
      <w:proofErr w:type="spellStart"/>
      <w:r w:rsidRPr="007C48BB">
        <w:rPr>
          <w:rFonts w:ascii="Arial" w:hAnsi="Arial" w:cs="Arial"/>
        </w:rPr>
        <w:t>Electronik</w:t>
      </w:r>
      <w:proofErr w:type="spellEnd"/>
      <w:r w:rsidRPr="007C48BB">
        <w:rPr>
          <w:rFonts w:ascii="Arial" w:hAnsi="Arial" w:cs="Arial"/>
        </w:rPr>
        <w:t xml:space="preserve">, RRID:SCR_018399) and data was acquired at a sampling rate of 20 kHz and 50 </w:t>
      </w:r>
      <w:proofErr w:type="spellStart"/>
      <w:r w:rsidRPr="007C48BB">
        <w:rPr>
          <w:rFonts w:ascii="Arial" w:hAnsi="Arial" w:cs="Arial"/>
        </w:rPr>
        <w:t>kHZ</w:t>
      </w:r>
      <w:proofErr w:type="spellEnd"/>
      <w:r w:rsidRPr="007C48BB">
        <w:rPr>
          <w:rFonts w:ascii="Arial" w:hAnsi="Arial" w:cs="Arial"/>
        </w:rPr>
        <w:t xml:space="preserve"> for current-clamp and voltage-clamp recordings, respectively. For voltage-clamp protocols series resistance during pre- and postsynaptic recordings was in the range of 8-25 MΩ and 4-10 MΩ, respectively and compensated 50-90% with a lag of 10 </w:t>
      </w:r>
      <w:r w:rsidRPr="007C48BB">
        <w:rPr>
          <w:rFonts w:ascii="Symbol" w:hAnsi="Symbol" w:cs="Arial"/>
        </w:rPr>
        <w:t>m</w:t>
      </w:r>
      <w:r w:rsidRPr="007C48BB">
        <w:rPr>
          <w:rFonts w:ascii="Arial" w:hAnsi="Arial" w:cs="Arial"/>
        </w:rPr>
        <w:t xml:space="preserve">s. For current-clamp recordings, pipette capacitance neutralization and bridge balance were adjusted and monitored during all recording sessions.  Potentials were corrected online for a </w:t>
      </w:r>
      <w:proofErr w:type="gramStart"/>
      <w:r w:rsidRPr="007C48BB">
        <w:rPr>
          <w:rFonts w:ascii="Arial" w:hAnsi="Arial" w:cs="Arial"/>
        </w:rPr>
        <w:t>-13 mV</w:t>
      </w:r>
      <w:proofErr w:type="gramEnd"/>
      <w:r w:rsidRPr="007C48BB">
        <w:rPr>
          <w:rFonts w:ascii="Arial" w:hAnsi="Arial" w:cs="Arial"/>
        </w:rPr>
        <w:t xml:space="preserve"> liquid junction potential, calculated at 35°C using </w:t>
      </w:r>
      <w:proofErr w:type="spellStart"/>
      <w:r w:rsidRPr="007C48BB">
        <w:rPr>
          <w:rFonts w:ascii="Arial" w:hAnsi="Arial" w:cs="Arial"/>
        </w:rPr>
        <w:t>pCLAMP</w:t>
      </w:r>
      <w:proofErr w:type="spellEnd"/>
      <w:r w:rsidRPr="007C48BB">
        <w:rPr>
          <w:rFonts w:ascii="Arial" w:hAnsi="Arial" w:cs="Arial"/>
        </w:rPr>
        <w:t xml:space="preserve"> 9.2 software (RRID:SCR_011323; Hoffpauir et al., 2010). For all recordings the glycine receptor antagonist Strychnine (2 </w:t>
      </w:r>
      <w:r w:rsidRPr="007C48BB">
        <w:rPr>
          <w:rFonts w:ascii="Symbol" w:hAnsi="Symbol" w:cs="Arial"/>
        </w:rPr>
        <w:t>m</w:t>
      </w:r>
      <w:r w:rsidRPr="007C48BB">
        <w:rPr>
          <w:rFonts w:ascii="Arial" w:hAnsi="Arial" w:cs="Arial"/>
        </w:rPr>
        <w:t>M) (European Pharmacopoeia) and GABA</w:t>
      </w:r>
      <w:r w:rsidRPr="007C48BB">
        <w:rPr>
          <w:rFonts w:ascii="Arial" w:hAnsi="Arial" w:cs="Arial"/>
          <w:vertAlign w:val="subscript"/>
        </w:rPr>
        <w:t>A</w:t>
      </w:r>
      <w:r w:rsidRPr="007C48BB">
        <w:rPr>
          <w:rFonts w:ascii="Arial" w:hAnsi="Arial" w:cs="Arial"/>
        </w:rPr>
        <w:t xml:space="preserve"> receptor antagonist SR 95531 hydrobromide (gabazine; 10 </w:t>
      </w:r>
      <w:r w:rsidRPr="007C48BB">
        <w:rPr>
          <w:rFonts w:ascii="Symbol" w:hAnsi="Symbol" w:cs="Arial"/>
        </w:rPr>
        <w:t>m</w:t>
      </w:r>
      <w:r w:rsidRPr="007C48BB">
        <w:rPr>
          <w:rFonts w:ascii="Arial" w:hAnsi="Arial" w:cs="Arial"/>
        </w:rPr>
        <w:t>M) (</w:t>
      </w:r>
      <w:proofErr w:type="spellStart"/>
      <w:r w:rsidRPr="007C48BB">
        <w:rPr>
          <w:rFonts w:ascii="Arial" w:hAnsi="Arial" w:cs="Arial"/>
        </w:rPr>
        <w:t>Alomone</w:t>
      </w:r>
      <w:proofErr w:type="spellEnd"/>
      <w:r w:rsidRPr="007C48BB">
        <w:rPr>
          <w:rFonts w:ascii="Arial" w:hAnsi="Arial" w:cs="Arial"/>
        </w:rPr>
        <w:t xml:space="preserve"> Labs, RRID:SCR_013570) were added to the extracellular solution to block inhibitory glycinergic and GABAergic currents, respectively (</w:t>
      </w:r>
      <w:proofErr w:type="spellStart"/>
      <w:r w:rsidRPr="007C48BB">
        <w:rPr>
          <w:rFonts w:ascii="Arial" w:hAnsi="Arial" w:cs="Arial"/>
        </w:rPr>
        <w:t>Awatramani</w:t>
      </w:r>
      <w:proofErr w:type="spellEnd"/>
      <w:r w:rsidRPr="007C48BB">
        <w:rPr>
          <w:rFonts w:ascii="Arial" w:hAnsi="Arial" w:cs="Arial"/>
        </w:rPr>
        <w:t xml:space="preserve"> et al., 2005). In some recordings the glutamate receptor antagonist 6-cyano-7-nitroquinoxaline-2,3-dione disodium (CNQX; 10 </w:t>
      </w:r>
      <w:r w:rsidRPr="007C48BB">
        <w:rPr>
          <w:rFonts w:ascii="Symbol" w:hAnsi="Symbol" w:cs="Arial"/>
        </w:rPr>
        <w:t>m</w:t>
      </w:r>
      <w:r w:rsidRPr="007C48BB">
        <w:rPr>
          <w:rFonts w:ascii="Arial" w:hAnsi="Arial" w:cs="Arial"/>
        </w:rPr>
        <w:t>M) (</w:t>
      </w:r>
      <w:proofErr w:type="spellStart"/>
      <w:r w:rsidRPr="007C48BB">
        <w:rPr>
          <w:rFonts w:ascii="Arial" w:hAnsi="Arial" w:cs="Arial"/>
        </w:rPr>
        <w:t>Tocris</w:t>
      </w:r>
      <w:proofErr w:type="spellEnd"/>
      <w:r w:rsidRPr="007C48BB">
        <w:rPr>
          <w:rFonts w:ascii="Arial" w:hAnsi="Arial" w:cs="Arial"/>
        </w:rPr>
        <w:t xml:space="preserve"> Bioscience, RRID:SCR_003689) was bath applied to record MNTB PN intrinsic physiological properties. For recordings of spontaneous miniature excitatory postsynaptic currents (</w:t>
      </w:r>
      <w:proofErr w:type="spellStart"/>
      <w:r w:rsidRPr="007C48BB">
        <w:rPr>
          <w:rFonts w:ascii="Arial" w:hAnsi="Arial" w:cs="Arial"/>
        </w:rPr>
        <w:t>mEPSCs</w:t>
      </w:r>
      <w:proofErr w:type="spellEnd"/>
      <w:r w:rsidRPr="007C48BB">
        <w:rPr>
          <w:rFonts w:ascii="Arial" w:hAnsi="Arial" w:cs="Arial"/>
        </w:rPr>
        <w:t xml:space="preserve">) the voltage-gated sodium channel blocker tetrodotoxin (TTX 1 </w:t>
      </w:r>
      <w:r w:rsidRPr="007C48BB">
        <w:rPr>
          <w:rFonts w:ascii="Symbol" w:hAnsi="Symbol" w:cs="Arial"/>
        </w:rPr>
        <w:t>m</w:t>
      </w:r>
      <w:r w:rsidRPr="007C48BB">
        <w:rPr>
          <w:rFonts w:ascii="Arial" w:hAnsi="Arial" w:cs="Arial"/>
        </w:rPr>
        <w:t>M) (</w:t>
      </w:r>
      <w:proofErr w:type="spellStart"/>
      <w:r w:rsidRPr="007C48BB">
        <w:rPr>
          <w:rFonts w:ascii="Arial" w:hAnsi="Arial" w:cs="Arial"/>
        </w:rPr>
        <w:t>HelloBio</w:t>
      </w:r>
      <w:proofErr w:type="spellEnd"/>
      <w:r w:rsidRPr="007C48BB">
        <w:rPr>
          <w:rFonts w:ascii="Arial" w:hAnsi="Arial" w:cs="Arial"/>
        </w:rPr>
        <w:t xml:space="preserve">, RRID:SCR_021047) was bath applied where indicated below, though </w:t>
      </w:r>
      <w:proofErr w:type="spellStart"/>
      <w:r w:rsidRPr="007C48BB">
        <w:rPr>
          <w:rFonts w:ascii="Arial" w:hAnsi="Arial" w:cs="Arial"/>
        </w:rPr>
        <w:t>mEPSCs</w:t>
      </w:r>
      <w:proofErr w:type="spellEnd"/>
      <w:r w:rsidRPr="007C48BB">
        <w:rPr>
          <w:rFonts w:ascii="Arial" w:hAnsi="Arial" w:cs="Arial"/>
        </w:rPr>
        <w:t xml:space="preserve"> kinetics were unaffected by TTX (</w:t>
      </w:r>
      <w:proofErr w:type="spellStart"/>
      <w:r w:rsidRPr="007C48BB">
        <w:rPr>
          <w:rFonts w:ascii="Arial" w:hAnsi="Arial" w:cs="Arial"/>
        </w:rPr>
        <w:t>Kushmerick</w:t>
      </w:r>
      <w:proofErr w:type="spellEnd"/>
      <w:r w:rsidRPr="007C48BB">
        <w:rPr>
          <w:rFonts w:ascii="Arial" w:hAnsi="Arial" w:cs="Arial"/>
        </w:rPr>
        <w:t xml:space="preserve"> et al., 2006; Rusu &amp; Borst, 2011; Fig. 3.1). </w:t>
      </w:r>
      <w:bookmarkStart w:id="18" w:name="_Hlk165560112"/>
    </w:p>
    <w:p w14:paraId="10EC020A"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Electrophysiology Data Analysis</w:t>
      </w:r>
      <w:bookmarkEnd w:id="18"/>
    </w:p>
    <w:p w14:paraId="0E1D6DA9" w14:textId="30949BBF" w:rsidR="00F465D0" w:rsidRPr="007C48BB" w:rsidRDefault="00F465D0" w:rsidP="00864A0A">
      <w:pPr>
        <w:spacing w:after="0" w:line="480" w:lineRule="auto"/>
        <w:jc w:val="both"/>
        <w:rPr>
          <w:rFonts w:ascii="Arial" w:hAnsi="Arial" w:cs="Arial"/>
        </w:rPr>
      </w:pPr>
      <w:r w:rsidRPr="007C48BB">
        <w:rPr>
          <w:rFonts w:ascii="Arial" w:hAnsi="Arial" w:cs="Arial"/>
        </w:rPr>
        <w:t xml:space="preserve">Data were analyzed offline with custom routines using Igor Pro (Wavemetrics, RRID:SCR_000325). Individual </w:t>
      </w:r>
      <w:proofErr w:type="spellStart"/>
      <w:r w:rsidRPr="007C48BB">
        <w:rPr>
          <w:rFonts w:ascii="Arial" w:hAnsi="Arial" w:cs="Arial"/>
        </w:rPr>
        <w:t>mEPSC</w:t>
      </w:r>
      <w:proofErr w:type="spellEnd"/>
      <w:r w:rsidRPr="007C48BB">
        <w:rPr>
          <w:rFonts w:ascii="Arial" w:hAnsi="Arial" w:cs="Arial"/>
        </w:rPr>
        <w:t xml:space="preserve"> events were detected utilizing a sliding template algorithm (Clements &amp; Bekkers, 1997; Jonas et al., 1993) with custom code implemented in Igor Pro. The </w:t>
      </w:r>
      <w:proofErr w:type="spellStart"/>
      <w:r w:rsidRPr="007C48BB">
        <w:rPr>
          <w:rFonts w:ascii="Arial" w:hAnsi="Arial" w:cs="Arial"/>
        </w:rPr>
        <w:t>mEPSC</w:t>
      </w:r>
      <w:proofErr w:type="spellEnd"/>
      <w:r w:rsidRPr="007C48BB">
        <w:rPr>
          <w:rFonts w:ascii="Arial" w:hAnsi="Arial" w:cs="Arial"/>
        </w:rPr>
        <w:t xml:space="preserve"> template parameters included the peak amplitude, 20-80% rise </w:t>
      </w:r>
      <w:r w:rsidRPr="007C48BB">
        <w:rPr>
          <w:rFonts w:ascii="Arial" w:hAnsi="Arial" w:cs="Arial"/>
        </w:rPr>
        <w:lastRenderedPageBreak/>
        <w:t>time, and decay time constant (</w:t>
      </w:r>
      <w:r w:rsidRPr="007C48BB">
        <w:rPr>
          <w:rFonts w:ascii="Aptos Narrow" w:hAnsi="Aptos Narrow" w:cs="Arial"/>
        </w:rPr>
        <w:t>τ</w:t>
      </w:r>
      <w:r w:rsidRPr="007C48BB">
        <w:rPr>
          <w:rFonts w:ascii="Arial" w:hAnsi="Arial" w:cs="Arial"/>
        </w:rPr>
        <w:t>) and were defined based on average values recorded from MNTB PNs at physiological temperature. The detection threshold for individual events was set at 1 to 2 standard deviations above the baseline noise. Quantification of the decay time constant (</w:t>
      </w:r>
      <w:r w:rsidRPr="007C48BB">
        <w:rPr>
          <w:rFonts w:ascii="Aptos Narrow" w:hAnsi="Aptos Narrow" w:cs="Arial"/>
        </w:rPr>
        <w:t>τ</w:t>
      </w:r>
      <w:r w:rsidRPr="007C48BB">
        <w:rPr>
          <w:rFonts w:ascii="Arial" w:hAnsi="Arial" w:cs="Arial"/>
        </w:rPr>
        <w:t xml:space="preserve">) was determined by fitting a single exponential function to individual events. The goodness of fit was determined for representative cells across developmental ages (Fig. S3.1). The input resistance of MNTB PNs was calculated around the resting membrane potential by plotting the voltage-current relationship from the steady state and fitting a regression line to three points. Measurement of action potential (AP) waveform kinetics were made at rheobase, determined from 200 </w:t>
      </w:r>
      <w:proofErr w:type="spellStart"/>
      <w:r w:rsidRPr="007C48BB">
        <w:rPr>
          <w:rFonts w:ascii="Arial" w:hAnsi="Arial" w:cs="Arial"/>
        </w:rPr>
        <w:t>ms</w:t>
      </w:r>
      <w:proofErr w:type="spellEnd"/>
      <w:r w:rsidRPr="007C48BB">
        <w:rPr>
          <w:rFonts w:ascii="Arial" w:hAnsi="Arial" w:cs="Arial"/>
        </w:rPr>
        <w:t xml:space="preserve"> current steps at 5 </w:t>
      </w:r>
      <w:proofErr w:type="spellStart"/>
      <w:r w:rsidRPr="007C48BB">
        <w:rPr>
          <w:rFonts w:ascii="Arial" w:hAnsi="Arial" w:cs="Arial"/>
        </w:rPr>
        <w:t>pA</w:t>
      </w:r>
      <w:proofErr w:type="spellEnd"/>
      <w:r w:rsidRPr="007C48BB">
        <w:rPr>
          <w:rFonts w:ascii="Arial" w:hAnsi="Arial" w:cs="Arial"/>
        </w:rPr>
        <w:t xml:space="preserve"> increments. AP amplitudes were measured and reported from the baseline and voltage threshold. The voltage threshold was determined as the membrane potential at which the </w:t>
      </w:r>
      <w:proofErr w:type="spellStart"/>
      <w:r w:rsidRPr="007C48BB">
        <w:rPr>
          <w:rFonts w:ascii="Arial" w:hAnsi="Arial" w:cs="Arial"/>
        </w:rPr>
        <w:t>dV</w:t>
      </w:r>
      <w:proofErr w:type="spellEnd"/>
      <w:r w:rsidRPr="007C48BB">
        <w:rPr>
          <w:rFonts w:ascii="Arial" w:hAnsi="Arial" w:cs="Arial"/>
        </w:rPr>
        <w:t xml:space="preserve">/dt exceeds 10 V/s (P2) and 20 V/s (P4-P14). The AP half-width was determined using the voltage threshold to peak amplitude measurement. </w:t>
      </w:r>
      <w:bookmarkStart w:id="19" w:name="_Hlk165560121"/>
    </w:p>
    <w:p w14:paraId="1A049E13"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Computational Neuron Modeling</w:t>
      </w:r>
      <w:bookmarkEnd w:id="19"/>
    </w:p>
    <w:p w14:paraId="3E3102CA" w14:textId="77777777" w:rsidR="00F465D0" w:rsidRPr="007C48BB" w:rsidRDefault="00F465D0" w:rsidP="00864A0A">
      <w:pPr>
        <w:spacing w:after="0" w:line="480" w:lineRule="auto"/>
        <w:jc w:val="both"/>
        <w:rPr>
          <w:rFonts w:ascii="Arial" w:hAnsi="Arial" w:cs="Arial"/>
        </w:rPr>
      </w:pPr>
      <w:r w:rsidRPr="007C48BB">
        <w:rPr>
          <w:rFonts w:ascii="Arial" w:hAnsi="Arial" w:cs="Arial"/>
        </w:rPr>
        <w:t>The MNTB PN model consists of a single compartment (soma) implemented using the NEURON simulation software (RRID:SCR_005393; Hines &amp; Carnevale, 2001). The Hodgkin-Huxley type model was based on previous numerical simulations of MNTB PNs (</w:t>
      </w:r>
      <w:proofErr w:type="spellStart"/>
      <w:r w:rsidRPr="007C48BB">
        <w:rPr>
          <w:rFonts w:ascii="Arial" w:hAnsi="Arial" w:cs="Arial"/>
        </w:rPr>
        <w:t>Macica</w:t>
      </w:r>
      <w:proofErr w:type="spellEnd"/>
      <w:r w:rsidRPr="007C48BB">
        <w:rPr>
          <w:rFonts w:ascii="Arial" w:hAnsi="Arial" w:cs="Arial"/>
        </w:rPr>
        <w:t xml:space="preserve"> et al., 2003; </w:t>
      </w:r>
      <w:proofErr w:type="spellStart"/>
      <w:r w:rsidRPr="007C48BB">
        <w:rPr>
          <w:rFonts w:ascii="Arial" w:hAnsi="Arial" w:cs="Arial"/>
        </w:rPr>
        <w:t>Sierksma</w:t>
      </w:r>
      <w:proofErr w:type="spellEnd"/>
      <w:r w:rsidRPr="007C48BB">
        <w:rPr>
          <w:rFonts w:ascii="Arial" w:hAnsi="Arial" w:cs="Arial"/>
        </w:rPr>
        <w:t xml:space="preserve"> et al., 2017; Wang et al., 1998). The PN model consisted of a single electrical compartment with a membrane capacitance (C</w:t>
      </w:r>
      <w:r w:rsidRPr="007C48BB">
        <w:rPr>
          <w:rFonts w:ascii="Arial" w:hAnsi="Arial" w:cs="Arial"/>
          <w:vertAlign w:val="subscript"/>
        </w:rPr>
        <w:t>m</w:t>
      </w:r>
      <w:r w:rsidRPr="007C48BB">
        <w:rPr>
          <w:rFonts w:ascii="Arial" w:hAnsi="Arial" w:cs="Arial"/>
        </w:rPr>
        <w:t>) connected in parallel with a sodium current (</w:t>
      </w:r>
      <w:proofErr w:type="spellStart"/>
      <w:r w:rsidRPr="007C48BB">
        <w:rPr>
          <w:rFonts w:ascii="Arial" w:hAnsi="Arial" w:cs="Arial"/>
          <w:i/>
          <w:iCs/>
        </w:rPr>
        <w:t>I</w:t>
      </w:r>
      <w:r w:rsidRPr="007C48BB">
        <w:rPr>
          <w:rFonts w:ascii="Arial" w:hAnsi="Arial" w:cs="Arial"/>
          <w:i/>
          <w:iCs/>
          <w:vertAlign w:val="subscript"/>
        </w:rPr>
        <w:t>Na</w:t>
      </w:r>
      <w:proofErr w:type="spellEnd"/>
      <w:r w:rsidRPr="007C48BB">
        <w:rPr>
          <w:rFonts w:ascii="Arial" w:hAnsi="Arial" w:cs="Arial"/>
        </w:rPr>
        <w:t>), leak current (</w:t>
      </w:r>
      <w:proofErr w:type="spellStart"/>
      <w:r w:rsidRPr="007C48BB">
        <w:rPr>
          <w:rFonts w:ascii="Arial" w:hAnsi="Arial" w:cs="Arial"/>
          <w:i/>
          <w:iCs/>
        </w:rPr>
        <w:t>I</w:t>
      </w:r>
      <w:r w:rsidRPr="007C48BB">
        <w:rPr>
          <w:rFonts w:ascii="Arial" w:hAnsi="Arial" w:cs="Arial"/>
          <w:i/>
          <w:iCs/>
          <w:vertAlign w:val="subscript"/>
        </w:rPr>
        <w:t>Leak</w:t>
      </w:r>
      <w:proofErr w:type="spellEnd"/>
      <w:r w:rsidRPr="007C48BB">
        <w:rPr>
          <w:rFonts w:ascii="Arial" w:hAnsi="Arial" w:cs="Arial"/>
        </w:rPr>
        <w:t>), high-threshold potassium current (</w:t>
      </w:r>
      <w:r w:rsidRPr="007C48BB">
        <w:rPr>
          <w:rFonts w:ascii="Arial" w:hAnsi="Arial" w:cs="Arial"/>
          <w:i/>
          <w:iCs/>
        </w:rPr>
        <w:t>I</w:t>
      </w:r>
      <w:r w:rsidRPr="007C48BB">
        <w:rPr>
          <w:rFonts w:ascii="Arial" w:hAnsi="Arial" w:cs="Arial"/>
          <w:i/>
          <w:iCs/>
          <w:vertAlign w:val="subscript"/>
        </w:rPr>
        <w:t>KHT</w:t>
      </w:r>
      <w:r w:rsidRPr="007C48BB">
        <w:rPr>
          <w:rFonts w:ascii="Arial" w:hAnsi="Arial" w:cs="Arial"/>
        </w:rPr>
        <w:t>), low-threshold potassium current (</w:t>
      </w:r>
      <w:r w:rsidRPr="007C48BB">
        <w:rPr>
          <w:rFonts w:ascii="Arial" w:hAnsi="Arial" w:cs="Arial"/>
          <w:i/>
          <w:iCs/>
        </w:rPr>
        <w:t>I</w:t>
      </w:r>
      <w:r w:rsidRPr="007C48BB">
        <w:rPr>
          <w:rFonts w:ascii="Arial" w:hAnsi="Arial" w:cs="Arial"/>
          <w:i/>
          <w:iCs/>
          <w:vertAlign w:val="subscript"/>
        </w:rPr>
        <w:t>KLT</w:t>
      </w:r>
      <w:r w:rsidRPr="007C48BB">
        <w:rPr>
          <w:rFonts w:ascii="Arial" w:hAnsi="Arial" w:cs="Arial"/>
        </w:rPr>
        <w:t>), and hyperpolarization-activated cation current (</w:t>
      </w:r>
      <w:proofErr w:type="spellStart"/>
      <w:r w:rsidRPr="007C48BB">
        <w:rPr>
          <w:rFonts w:ascii="Arial" w:hAnsi="Arial" w:cs="Arial"/>
          <w:i/>
          <w:iCs/>
        </w:rPr>
        <w:t>I</w:t>
      </w:r>
      <w:r w:rsidRPr="007C48BB">
        <w:rPr>
          <w:rFonts w:ascii="Arial" w:hAnsi="Arial" w:cs="Arial"/>
          <w:i/>
          <w:iCs/>
          <w:vertAlign w:val="subscript"/>
        </w:rPr>
        <w:t>h</w:t>
      </w:r>
      <w:proofErr w:type="spellEnd"/>
      <w:r w:rsidRPr="007C48BB">
        <w:rPr>
          <w:rFonts w:ascii="Arial" w:hAnsi="Arial" w:cs="Arial"/>
        </w:rPr>
        <w:t>). The changes to the membrane potential (</w:t>
      </w:r>
      <w:r w:rsidRPr="007C48BB">
        <w:rPr>
          <w:rFonts w:ascii="Arial" w:hAnsi="Arial" w:cs="Arial"/>
          <w:i/>
          <w:iCs/>
        </w:rPr>
        <w:t>V</w:t>
      </w:r>
      <w:r w:rsidRPr="007C48BB">
        <w:rPr>
          <w:rFonts w:ascii="Arial" w:hAnsi="Arial" w:cs="Arial"/>
        </w:rPr>
        <w:t xml:space="preserve">) </w:t>
      </w:r>
      <w:proofErr w:type="gramStart"/>
      <w:r w:rsidRPr="007C48BB">
        <w:rPr>
          <w:rFonts w:ascii="Arial" w:hAnsi="Arial" w:cs="Arial"/>
        </w:rPr>
        <w:t>was</w:t>
      </w:r>
      <w:proofErr w:type="gramEnd"/>
      <w:r w:rsidRPr="007C48BB">
        <w:rPr>
          <w:rFonts w:ascii="Arial" w:hAnsi="Arial" w:cs="Arial"/>
        </w:rPr>
        <w:t xml:space="preserve"> described by the following differential equation: </w:t>
      </w:r>
    </w:p>
    <w:p w14:paraId="7944C896"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m</m:t>
              </m:r>
            </m:sub>
          </m:sSub>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Leak</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Na</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KHT</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 xml:space="preserve">KLT </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h</m:t>
              </m:r>
            </m:sub>
          </m:sSub>
        </m:oMath>
      </m:oMathPara>
    </w:p>
    <w:p w14:paraId="5ED00E16" w14:textId="77777777" w:rsidR="00F465D0" w:rsidRPr="007C48BB" w:rsidRDefault="00F465D0" w:rsidP="00864A0A">
      <w:pPr>
        <w:spacing w:after="0" w:line="480" w:lineRule="auto"/>
        <w:jc w:val="both"/>
        <w:rPr>
          <w:rFonts w:ascii="Arial" w:hAnsi="Arial" w:cs="Arial"/>
        </w:rPr>
      </w:pPr>
      <w:r w:rsidRPr="007C48BB">
        <w:rPr>
          <w:rFonts w:ascii="Arial" w:hAnsi="Arial" w:cs="Arial"/>
        </w:rPr>
        <w:lastRenderedPageBreak/>
        <w:t>The leakage current was modeled by the following equation:</w:t>
      </w:r>
    </w:p>
    <w:p w14:paraId="6EB95BE6"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Leak</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Leak</m:t>
              </m:r>
            </m:sub>
          </m:sSub>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Leak</m:t>
                  </m:r>
                </m:sub>
              </m:sSub>
            </m:e>
          </m:d>
        </m:oMath>
      </m:oMathPara>
    </w:p>
    <w:p w14:paraId="580774B3"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Leak</m:t>
            </m:r>
          </m:sub>
        </m:sSub>
        <m:r>
          <w:rPr>
            <w:rFonts w:ascii="Cambria Math" w:hAnsi="Cambria Math" w:cs="Arial"/>
          </w:rPr>
          <m:t xml:space="preserve"> </m:t>
        </m:r>
      </m:oMath>
      <w:r w:rsidRPr="007C48BB">
        <w:rPr>
          <w:rFonts w:ascii="Arial" w:hAnsi="Arial" w:cs="Arial"/>
        </w:rPr>
        <w:t xml:space="preserve">is the maximum steady-state conductance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Leak</m:t>
            </m:r>
          </m:sub>
        </m:sSub>
      </m:oMath>
      <w:r w:rsidRPr="007C48BB">
        <w:rPr>
          <w:rFonts w:ascii="Arial" w:hAnsi="Arial" w:cs="Arial"/>
        </w:rPr>
        <w:t xml:space="preserve"> is the reversal potential for the leak current. The voltage dependence of the sodium current was modeled by the following equation:</w:t>
      </w:r>
    </w:p>
    <w:p w14:paraId="3114D178"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Na</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Na</m:t>
              </m:r>
            </m:sub>
          </m:sSub>
          <m:sSup>
            <m:sSupPr>
              <m:ctrlPr>
                <w:rPr>
                  <w:rFonts w:ascii="Cambria Math" w:hAnsi="Cambria Math" w:cs="Arial"/>
                  <w:i/>
                </w:rPr>
              </m:ctrlPr>
            </m:sSupPr>
            <m:e>
              <m:r>
                <w:rPr>
                  <w:rFonts w:ascii="Cambria Math" w:hAnsi="Cambria Math" w:cs="Arial"/>
                </w:rPr>
                <m:t>m</m:t>
              </m:r>
            </m:e>
            <m:sup>
              <m:r>
                <w:rPr>
                  <w:rFonts w:ascii="Cambria Math" w:hAnsi="Cambria Math" w:cs="Arial"/>
                </w:rPr>
                <m:t>3</m:t>
              </m:r>
            </m:sup>
          </m:sSup>
          <m:r>
            <w:rPr>
              <w:rFonts w:ascii="Cambria Math" w:hAnsi="Cambria Math" w:cs="Arial"/>
            </w:rPr>
            <m:t>h</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Na</m:t>
                  </m:r>
                </m:sub>
              </m:sSub>
            </m:e>
          </m:d>
        </m:oMath>
      </m:oMathPara>
    </w:p>
    <w:p w14:paraId="06B4A54A"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Na</m:t>
            </m:r>
          </m:sub>
        </m:sSub>
        <m:r>
          <w:rPr>
            <w:rFonts w:ascii="Cambria Math" w:hAnsi="Cambria Math" w:cs="Arial"/>
          </w:rPr>
          <m:t xml:space="preserve"> </m:t>
        </m:r>
      </m:oMath>
      <w:r w:rsidRPr="007C48BB">
        <w:rPr>
          <w:rFonts w:ascii="Arial" w:hAnsi="Arial" w:cs="Arial"/>
        </w:rPr>
        <w:t xml:space="preserve">is the maximum steady-state conductance, </w:t>
      </w:r>
      <m:oMath>
        <m:sSub>
          <m:sSubPr>
            <m:ctrlPr>
              <w:rPr>
                <w:rFonts w:ascii="Cambria Math" w:hAnsi="Cambria Math" w:cs="Arial"/>
                <w:i/>
              </w:rPr>
            </m:ctrlPr>
          </m:sSubPr>
          <m:e>
            <m:r>
              <w:rPr>
                <w:rFonts w:ascii="Cambria Math" w:hAnsi="Cambria Math" w:cs="Arial"/>
              </w:rPr>
              <m:t>V</m:t>
            </m:r>
          </m:e>
          <m:sub>
            <m:r>
              <w:rPr>
                <w:rFonts w:ascii="Cambria Math" w:hAnsi="Cambria Math" w:cs="Arial"/>
              </w:rPr>
              <m:t>Na</m:t>
            </m:r>
          </m:sub>
        </m:sSub>
      </m:oMath>
      <w:r w:rsidRPr="007C48BB">
        <w:rPr>
          <w:rFonts w:ascii="Arial" w:hAnsi="Arial" w:cs="Arial"/>
        </w:rPr>
        <w:t xml:space="preserve"> is the reversal potential for the sodium current, and </w:t>
      </w:r>
      <w:r w:rsidRPr="007C48BB">
        <w:rPr>
          <w:rFonts w:ascii="Arial" w:hAnsi="Arial" w:cs="Arial"/>
          <w:i/>
          <w:iCs/>
        </w:rPr>
        <w:t xml:space="preserve">m </w:t>
      </w:r>
      <w:r w:rsidRPr="007C48BB">
        <w:rPr>
          <w:rFonts w:ascii="Arial" w:hAnsi="Arial" w:cs="Arial"/>
        </w:rPr>
        <w:t xml:space="preserve">and </w:t>
      </w:r>
      <w:r w:rsidRPr="007C48BB">
        <w:rPr>
          <w:rFonts w:ascii="Arial" w:hAnsi="Arial" w:cs="Arial"/>
          <w:i/>
          <w:iCs/>
        </w:rPr>
        <w:t xml:space="preserve">n </w:t>
      </w:r>
      <w:r w:rsidRPr="007C48BB">
        <w:rPr>
          <w:rFonts w:ascii="Arial" w:hAnsi="Arial" w:cs="Arial"/>
        </w:rPr>
        <w:t>are gating variables that model the open probability of the channel. The gating variables (</w:t>
      </w:r>
      <w:r w:rsidRPr="007C48BB">
        <w:rPr>
          <w:rFonts w:ascii="Arial" w:hAnsi="Arial" w:cs="Arial"/>
          <w:i/>
          <w:iCs/>
        </w:rPr>
        <w:t xml:space="preserve">m </w:t>
      </w:r>
      <w:r w:rsidRPr="007C48BB">
        <w:rPr>
          <w:rFonts w:ascii="Arial" w:hAnsi="Arial" w:cs="Arial"/>
        </w:rPr>
        <w:t xml:space="preserve">and </w:t>
      </w:r>
      <w:r w:rsidRPr="007C48BB">
        <w:rPr>
          <w:rFonts w:ascii="Arial" w:hAnsi="Arial" w:cs="Arial"/>
          <w:i/>
          <w:iCs/>
        </w:rPr>
        <w:t>n</w:t>
      </w:r>
      <w:r w:rsidRPr="007C48BB">
        <w:rPr>
          <w:rFonts w:ascii="Arial" w:hAnsi="Arial" w:cs="Arial"/>
        </w:rPr>
        <w:t>) are dimensionless parameters that model activation (</w:t>
      </w:r>
      <w:r w:rsidRPr="007C48BB">
        <w:rPr>
          <w:rFonts w:ascii="Arial" w:hAnsi="Arial" w:cs="Arial"/>
          <w:i/>
          <w:iCs/>
        </w:rPr>
        <w:t>m</w:t>
      </w:r>
      <w:r w:rsidRPr="007C48BB">
        <w:rPr>
          <w:rFonts w:ascii="Arial" w:hAnsi="Arial" w:cs="Arial"/>
        </w:rPr>
        <w:t>) and inactivation (</w:t>
      </w:r>
      <w:r w:rsidRPr="007C48BB">
        <w:rPr>
          <w:rFonts w:ascii="Arial" w:hAnsi="Arial" w:cs="Arial"/>
          <w:i/>
          <w:iCs/>
        </w:rPr>
        <w:t>n</w:t>
      </w:r>
      <w:r w:rsidRPr="007C48BB">
        <w:rPr>
          <w:rFonts w:ascii="Arial" w:hAnsi="Arial" w:cs="Arial"/>
        </w:rPr>
        <w:t>) of the sodium channel. For the MNTB PN model the outward potassium current was simulated utilizing a high-threshold K</w:t>
      </w:r>
      <w:r w:rsidRPr="007C48BB">
        <w:rPr>
          <w:rFonts w:ascii="Arial" w:hAnsi="Arial" w:cs="Arial"/>
          <w:vertAlign w:val="subscript"/>
        </w:rPr>
        <w:t>v</w:t>
      </w:r>
      <w:r w:rsidRPr="007C48BB">
        <w:rPr>
          <w:rFonts w:ascii="Arial" w:hAnsi="Arial" w:cs="Arial"/>
        </w:rPr>
        <w:t>3.1-like current and a low-threshold K</w:t>
      </w:r>
      <w:r w:rsidRPr="007C48BB">
        <w:rPr>
          <w:rFonts w:ascii="Arial" w:hAnsi="Arial" w:cs="Arial"/>
          <w:vertAlign w:val="subscript"/>
        </w:rPr>
        <w:t>v</w:t>
      </w:r>
      <w:r w:rsidRPr="007C48BB">
        <w:rPr>
          <w:rFonts w:ascii="Arial" w:hAnsi="Arial" w:cs="Arial"/>
        </w:rPr>
        <w:t>1.1 and K</w:t>
      </w:r>
      <w:r w:rsidRPr="007C48BB">
        <w:rPr>
          <w:rFonts w:ascii="Arial" w:hAnsi="Arial" w:cs="Arial"/>
          <w:vertAlign w:val="subscript"/>
        </w:rPr>
        <w:t>v</w:t>
      </w:r>
      <w:r w:rsidRPr="007C48BB">
        <w:rPr>
          <w:rFonts w:ascii="Arial" w:hAnsi="Arial" w:cs="Arial"/>
        </w:rPr>
        <w:t xml:space="preserve">1.2-like current. The voltage dependence of the </w:t>
      </w:r>
      <w:r w:rsidRPr="007C48BB">
        <w:rPr>
          <w:rFonts w:ascii="Arial" w:hAnsi="Arial" w:cs="Arial"/>
          <w:i/>
          <w:iCs/>
        </w:rPr>
        <w:t>I</w:t>
      </w:r>
      <w:r w:rsidRPr="007C48BB">
        <w:rPr>
          <w:rFonts w:ascii="Arial" w:hAnsi="Arial" w:cs="Arial"/>
          <w:i/>
          <w:iCs/>
          <w:vertAlign w:val="subscript"/>
        </w:rPr>
        <w:t>KHT</w:t>
      </w:r>
      <w:r w:rsidRPr="007C48BB">
        <w:rPr>
          <w:rFonts w:ascii="Arial" w:hAnsi="Arial" w:cs="Arial"/>
        </w:rPr>
        <w:t xml:space="preserve"> and </w:t>
      </w:r>
      <w:r w:rsidRPr="007C48BB">
        <w:rPr>
          <w:rFonts w:ascii="Arial" w:hAnsi="Arial" w:cs="Arial"/>
          <w:i/>
          <w:iCs/>
        </w:rPr>
        <w:t>I</w:t>
      </w:r>
      <w:r w:rsidRPr="007C48BB">
        <w:rPr>
          <w:rFonts w:ascii="Arial" w:hAnsi="Arial" w:cs="Arial"/>
          <w:i/>
          <w:iCs/>
          <w:vertAlign w:val="subscript"/>
        </w:rPr>
        <w:t>KLT</w:t>
      </w:r>
      <w:r w:rsidRPr="007C48BB">
        <w:rPr>
          <w:rFonts w:ascii="Arial" w:hAnsi="Arial" w:cs="Arial"/>
        </w:rPr>
        <w:t xml:space="preserve"> currents were modelled by the following equations:</w:t>
      </w:r>
    </w:p>
    <w:p w14:paraId="5B35C04D" w14:textId="77777777" w:rsidR="00F465D0" w:rsidRPr="00A2678A" w:rsidRDefault="00000000" w:rsidP="00864A0A">
      <w:pPr>
        <w:spacing w:after="0" w:line="480" w:lineRule="auto"/>
        <w:jc w:val="center"/>
        <w:rPr>
          <w:rFonts w:ascii="Arial" w:hAnsi="Arial" w:cs="Arial"/>
          <w:i/>
          <w:iCs/>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KHT</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KHT</m:t>
              </m:r>
            </m:sub>
          </m:sSub>
          <m:sSup>
            <m:sSupPr>
              <m:ctrlPr>
                <w:rPr>
                  <w:rFonts w:ascii="Cambria Math" w:hAnsi="Cambria Math" w:cs="Arial"/>
                  <w:i/>
                </w:rPr>
              </m:ctrlPr>
            </m:sSupPr>
            <m:e>
              <m:r>
                <w:rPr>
                  <w:rFonts w:ascii="Cambria Math" w:hAnsi="Cambria Math" w:cs="Arial"/>
                </w:rPr>
                <m:t>n</m:t>
              </m:r>
            </m:e>
            <m:sup>
              <m:r>
                <w:rPr>
                  <w:rFonts w:ascii="Cambria Math" w:hAnsi="Cambria Math" w:cs="Arial"/>
                </w:rPr>
                <m:t>3</m:t>
              </m:r>
            </m:sup>
          </m:sSup>
          <m:r>
            <w:rPr>
              <w:rFonts w:ascii="Cambria Math" w:hAnsi="Cambria Math" w:cs="Arial"/>
            </w:rPr>
            <m:t>j</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K</m:t>
                  </m:r>
                </m:sub>
              </m:sSub>
            </m:e>
          </m:d>
        </m:oMath>
      </m:oMathPara>
    </w:p>
    <w:p w14:paraId="381F418F"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KLT</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KLT</m:t>
              </m:r>
            </m:sub>
          </m:sSub>
          <m:sSup>
            <m:sSupPr>
              <m:ctrlPr>
                <w:rPr>
                  <w:rFonts w:ascii="Cambria Math" w:hAnsi="Cambria Math" w:cs="Arial"/>
                  <w:i/>
                </w:rPr>
              </m:ctrlPr>
            </m:sSupPr>
            <m:e>
              <m:r>
                <w:rPr>
                  <w:rFonts w:ascii="Cambria Math" w:hAnsi="Cambria Math" w:cs="Arial"/>
                </w:rPr>
                <m:t>o</m:t>
              </m:r>
            </m:e>
            <m:sup>
              <m:r>
                <w:rPr>
                  <w:rFonts w:ascii="Cambria Math" w:hAnsi="Cambria Math" w:cs="Arial"/>
                </w:rPr>
                <m:t>3</m:t>
              </m:r>
            </m:sup>
          </m:sSup>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K</m:t>
                  </m:r>
                </m:sub>
              </m:sSub>
            </m:e>
          </m:d>
        </m:oMath>
      </m:oMathPara>
    </w:p>
    <w:p w14:paraId="2222E0E5"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KHT</m:t>
            </m:r>
          </m:sub>
        </m:sSub>
        <m:r>
          <w:rPr>
            <w:rFonts w:ascii="Cambria Math" w:hAnsi="Cambria Math" w:cs="Arial"/>
          </w:rPr>
          <m:t xml:space="preserve"> </m:t>
        </m:r>
      </m:oMath>
      <w:r w:rsidRPr="007C48BB">
        <w:rPr>
          <w:rFonts w:ascii="Arial" w:hAnsi="Arial" w:cs="Arial"/>
        </w:rPr>
        <w:t xml:space="preserve">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KLT</m:t>
            </m:r>
          </m:sub>
        </m:sSub>
        <m:r>
          <w:rPr>
            <w:rFonts w:ascii="Cambria Math" w:hAnsi="Cambria Math" w:cs="Arial"/>
          </w:rPr>
          <m:t xml:space="preserve"> </m:t>
        </m:r>
      </m:oMath>
      <w:r w:rsidRPr="007C48BB">
        <w:rPr>
          <w:rFonts w:ascii="Arial" w:hAnsi="Arial" w:cs="Arial"/>
        </w:rPr>
        <w:t>is the maximum steady-state conductance for the low and high-threshold potassium current, respectively. The gating variables model the activation and inactivation (</w:t>
      </w:r>
      <w:r w:rsidRPr="007C48BB">
        <w:rPr>
          <w:rFonts w:ascii="Arial" w:hAnsi="Arial" w:cs="Arial"/>
          <w:i/>
          <w:iCs/>
        </w:rPr>
        <w:t>n</w:t>
      </w:r>
      <w:r w:rsidRPr="007C48BB">
        <w:rPr>
          <w:rFonts w:ascii="Arial" w:hAnsi="Arial" w:cs="Arial"/>
        </w:rPr>
        <w:t xml:space="preserve"> and </w:t>
      </w:r>
      <w:r w:rsidRPr="007C48BB">
        <w:rPr>
          <w:rFonts w:ascii="Arial" w:hAnsi="Arial" w:cs="Arial"/>
          <w:i/>
          <w:iCs/>
        </w:rPr>
        <w:t>j</w:t>
      </w:r>
      <w:r w:rsidRPr="007C48BB">
        <w:rPr>
          <w:rFonts w:ascii="Arial" w:hAnsi="Arial" w:cs="Arial"/>
        </w:rPr>
        <w:t>) of the high-threshold potassium channel and activation (</w:t>
      </w:r>
      <w:r w:rsidRPr="007C48BB">
        <w:rPr>
          <w:rFonts w:ascii="Arial" w:hAnsi="Arial" w:cs="Arial"/>
          <w:i/>
          <w:iCs/>
        </w:rPr>
        <w:t>o</w:t>
      </w:r>
      <w:r w:rsidRPr="007C48BB">
        <w:rPr>
          <w:rFonts w:ascii="Arial" w:hAnsi="Arial" w:cs="Arial"/>
        </w:rPr>
        <w:t>) of the low-threshold potassium channel. The voltage dependence of the hyperpolarization-activated current was modeled by the following equation:</w:t>
      </w:r>
    </w:p>
    <w:p w14:paraId="2F1A71C8"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h</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h</m:t>
              </m:r>
            </m:sub>
          </m:sSub>
          <m:r>
            <w:rPr>
              <w:rFonts w:ascii="Cambria Math" w:hAnsi="Cambria Math" w:cs="Arial"/>
            </w:rPr>
            <m:t>u</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h</m:t>
                  </m:r>
                </m:sub>
              </m:sSub>
            </m:e>
          </m:d>
        </m:oMath>
      </m:oMathPara>
    </w:p>
    <w:p w14:paraId="248BCF2A"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 xml:space="preserve">h </m:t>
            </m:r>
          </m:sub>
        </m:sSub>
      </m:oMath>
      <w:r w:rsidRPr="007C48BB">
        <w:rPr>
          <w:rFonts w:ascii="Arial" w:hAnsi="Arial" w:cs="Arial"/>
        </w:rPr>
        <w:t>is the maximum steady-state conductance for the</w:t>
      </w:r>
      <w:r w:rsidRPr="007C48BB">
        <w:rPr>
          <w:rFonts w:ascii="Arial" w:hAnsi="Arial" w:cs="Arial"/>
          <w:i/>
          <w:iCs/>
        </w:rPr>
        <w:t xml:space="preserve"> </w:t>
      </w:r>
      <w:proofErr w:type="spellStart"/>
      <w:r w:rsidRPr="007C48BB">
        <w:rPr>
          <w:rFonts w:ascii="Arial" w:hAnsi="Arial" w:cs="Arial"/>
          <w:i/>
          <w:iCs/>
        </w:rPr>
        <w:t>I</w:t>
      </w:r>
      <w:r w:rsidRPr="007C48BB">
        <w:rPr>
          <w:rFonts w:ascii="Arial" w:hAnsi="Arial" w:cs="Arial"/>
          <w:i/>
          <w:iCs/>
          <w:vertAlign w:val="subscript"/>
        </w:rPr>
        <w:t>h</w:t>
      </w:r>
      <w:proofErr w:type="spellEnd"/>
      <w:r w:rsidRPr="007C48BB">
        <w:rPr>
          <w:rFonts w:ascii="Arial" w:hAnsi="Arial" w:cs="Arial"/>
          <w:i/>
          <w:iCs/>
        </w:rPr>
        <w:t xml:space="preserve"> </w:t>
      </w:r>
      <w:r w:rsidRPr="007C48BB">
        <w:rPr>
          <w:rFonts w:ascii="Arial" w:hAnsi="Arial" w:cs="Arial"/>
        </w:rPr>
        <w:t xml:space="preserve">current. The gating variable </w:t>
      </w:r>
      <w:r w:rsidRPr="007C48BB">
        <w:rPr>
          <w:rFonts w:ascii="Arial" w:hAnsi="Arial" w:cs="Arial"/>
          <w:i/>
          <w:iCs/>
        </w:rPr>
        <w:t>u</w:t>
      </w:r>
      <w:r w:rsidRPr="007C48BB">
        <w:rPr>
          <w:rFonts w:ascii="Arial" w:hAnsi="Arial" w:cs="Arial"/>
        </w:rPr>
        <w:t xml:space="preserve"> models the activation of the hyperpolarization-activated cyclic nucleotide–gated channel. The time-dependence for the gating variable was governed by the following differential equation:</w:t>
      </w:r>
    </w:p>
    <w:p w14:paraId="22973901" w14:textId="77777777" w:rsidR="00F465D0" w:rsidRPr="007C48BB" w:rsidRDefault="00000000" w:rsidP="00864A0A">
      <w:pPr>
        <w:spacing w:after="0" w:line="480" w:lineRule="auto"/>
        <w:jc w:val="center"/>
        <w:rPr>
          <w:rFonts w:ascii="Arial" w:hAnsi="Arial" w:cs="Arial"/>
        </w:rPr>
      </w:pPr>
      <m:oMathPara>
        <m:oMath>
          <m:f>
            <m:fPr>
              <m:ctrlPr>
                <w:rPr>
                  <w:rFonts w:ascii="Cambria Math" w:hAnsi="Cambria Math" w:cs="Arial"/>
                  <w:i/>
                </w:rPr>
              </m:ctrlPr>
            </m:fPr>
            <m:num>
              <m:r>
                <w:rPr>
                  <w:rFonts w:ascii="Cambria Math" w:hAnsi="Cambria Math" w:cs="Arial"/>
                </w:rPr>
                <m:t>dx</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r>
                    <w:rPr>
                      <w:rFonts w:ascii="Cambria Math" w:hAnsi="Cambria Math" w:cs="Arial"/>
                    </w:rPr>
                    <m:t>-x</m:t>
                  </m:r>
                </m:e>
              </m:d>
            </m:num>
            <m:den>
              <m:sSub>
                <m:sSubPr>
                  <m:ctrlPr>
                    <w:rPr>
                      <w:rFonts w:ascii="Cambria Math" w:hAnsi="Cambria Math" w:cs="Arial"/>
                      <w:i/>
                    </w:rPr>
                  </m:ctrlPr>
                </m:sSubPr>
                <m:e>
                  <m:r>
                    <w:rPr>
                      <w:rFonts w:ascii="Cambria Math" w:hAnsi="Cambria Math" w:cs="Arial"/>
                    </w:rPr>
                    <m:t>τ</m:t>
                  </m:r>
                </m:e>
                <m:sub>
                  <m:r>
                    <w:rPr>
                      <w:rFonts w:ascii="Cambria Math" w:hAnsi="Cambria Math" w:cs="Arial"/>
                    </w:rPr>
                    <m:t>x</m:t>
                  </m:r>
                </m:sub>
              </m:sSub>
            </m:den>
          </m:f>
        </m:oMath>
      </m:oMathPara>
    </w:p>
    <w:p w14:paraId="1E729E6D"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w:r w:rsidRPr="007C48BB">
        <w:rPr>
          <w:rFonts w:ascii="Arial" w:hAnsi="Arial" w:cs="Arial"/>
          <w:i/>
          <w:iCs/>
        </w:rPr>
        <w:t xml:space="preserve">x </w:t>
      </w:r>
      <w:r w:rsidRPr="007C48BB">
        <w:rPr>
          <w:rFonts w:ascii="Arial" w:hAnsi="Arial" w:cs="Arial"/>
        </w:rPr>
        <w:t>corresponds to the gating variables for each ion channel modeled (</w:t>
      </w:r>
      <w:r w:rsidRPr="007C48BB">
        <w:rPr>
          <w:rFonts w:ascii="Arial" w:hAnsi="Arial" w:cs="Arial"/>
          <w:i/>
          <w:iCs/>
        </w:rPr>
        <w:t xml:space="preserve">m, h, n, j, o, </w:t>
      </w:r>
      <w:r w:rsidRPr="007C48BB">
        <w:rPr>
          <w:rFonts w:ascii="Arial" w:hAnsi="Arial" w:cs="Arial"/>
        </w:rPr>
        <w:t xml:space="preserve">and </w:t>
      </w:r>
      <w:r w:rsidRPr="007C48BB">
        <w:rPr>
          <w:rFonts w:ascii="Arial" w:hAnsi="Arial" w:cs="Arial"/>
          <w:i/>
          <w:iCs/>
        </w:rPr>
        <w:t>u</w:t>
      </w:r>
      <w:r w:rsidRPr="007C48BB">
        <w:rPr>
          <w:rFonts w:ascii="Arial" w:hAnsi="Arial" w:cs="Arial"/>
        </w:rPr>
        <w:t xml:space="preserve">) and for a given voltage </w:t>
      </w:r>
      <w:r w:rsidRPr="007C48BB">
        <w:rPr>
          <w:rFonts w:ascii="Arial" w:hAnsi="Arial" w:cs="Arial"/>
          <w:i/>
          <w:iCs/>
        </w:rPr>
        <w:t xml:space="preserve">x </w:t>
      </w:r>
      <w:r w:rsidRPr="007C48BB">
        <w:rPr>
          <w:rFonts w:ascii="Arial" w:hAnsi="Arial" w:cs="Arial"/>
        </w:rPr>
        <w:t xml:space="preserve">approaches a steady-state value </w:t>
      </w:r>
      <m:oMath>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oMath>
      <w:r w:rsidRPr="007C48BB">
        <w:rPr>
          <w:rFonts w:ascii="Arial" w:hAnsi="Arial" w:cs="Arial"/>
        </w:rPr>
        <w:t xml:space="preserve"> with a time constant  </w:t>
      </w:r>
      <m:oMath>
        <m:sSub>
          <m:sSubPr>
            <m:ctrlPr>
              <w:rPr>
                <w:rFonts w:ascii="Cambria Math" w:hAnsi="Cambria Math" w:cs="Arial"/>
                <w:i/>
              </w:rPr>
            </m:ctrlPr>
          </m:sSubPr>
          <m:e>
            <m:r>
              <w:rPr>
                <w:rFonts w:ascii="Cambria Math" w:hAnsi="Cambria Math" w:cs="Arial"/>
              </w:rPr>
              <m:t>τ</m:t>
            </m:r>
          </m:e>
          <m:sub>
            <m:r>
              <w:rPr>
                <w:rFonts w:ascii="Cambria Math" w:hAnsi="Cambria Math" w:cs="Arial"/>
              </w:rPr>
              <m:t>x</m:t>
            </m:r>
          </m:sub>
        </m:sSub>
      </m:oMath>
      <w:r w:rsidRPr="007C48BB">
        <w:rPr>
          <w:rFonts w:ascii="Arial" w:hAnsi="Arial" w:cs="Arial"/>
        </w:rPr>
        <w:t xml:space="preserve">. The steady-state value </w:t>
      </w:r>
      <m:oMath>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oMath>
      <w:r w:rsidRPr="007C48BB">
        <w:rPr>
          <w:rFonts w:ascii="Arial" w:hAnsi="Arial" w:cs="Arial"/>
        </w:rPr>
        <w:t xml:space="preserve"> for each ion channel open probability was calculated from the following equation:</w:t>
      </w:r>
    </w:p>
    <w:p w14:paraId="2E3484E1" w14:textId="77777777" w:rsidR="00F465D0" w:rsidRPr="007C48BB" w:rsidRDefault="00000000" w:rsidP="00864A0A">
      <w:pPr>
        <w:spacing w:after="0" w:line="480" w:lineRule="auto"/>
        <w:jc w:val="center"/>
        <w:rPr>
          <w:rFonts w:ascii="Arial" w:hAnsi="Arial" w:cs="Arial"/>
          <w:i/>
          <w:iCs/>
        </w:rPr>
      </w:pPr>
      <m:oMathPara>
        <m:oMath>
          <m:sSub>
            <m:sSubPr>
              <m:ctrlPr>
                <w:rPr>
                  <w:rFonts w:ascii="Cambria Math" w:hAnsi="Cambria Math" w:cs="Arial"/>
                  <w:i/>
                  <w:iCs/>
                </w:rPr>
              </m:ctrlPr>
            </m:sSubPr>
            <m:e>
              <m:r>
                <w:rPr>
                  <w:rFonts w:ascii="Cambria Math" w:hAnsi="Cambria Math" w:cs="Arial"/>
                </w:rPr>
                <m:t>x</m:t>
              </m:r>
            </m:e>
            <m:sub>
              <m:r>
                <w:rPr>
                  <w:rFonts w:ascii="Cambria Math" w:hAnsi="Cambria Math" w:cs="Arial"/>
                </w:rPr>
                <m:t>∞</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num>
            <m:den>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r>
                <w:rPr>
                  <w:rFonts w:ascii="Cambria Math" w:hAnsi="Cambria Math" w:cs="Arial"/>
                </w:rPr>
                <m:t>+</m:t>
              </m:r>
              <m:sSub>
                <m:sSubPr>
                  <m:ctrlPr>
                    <w:rPr>
                      <w:rFonts w:ascii="Cambria Math" w:hAnsi="Cambria Math" w:cs="Arial"/>
                      <w:i/>
                      <w:iCs/>
                    </w:rPr>
                  </m:ctrlPr>
                </m:sSubPr>
                <m:e>
                  <m:r>
                    <w:rPr>
                      <w:rFonts w:ascii="Cambria Math" w:hAnsi="Cambria Math" w:cs="Arial"/>
                    </w:rPr>
                    <m:t>β</m:t>
                  </m:r>
                </m:e>
                <m:sub>
                  <m:r>
                    <w:rPr>
                      <w:rFonts w:ascii="Cambria Math" w:hAnsi="Cambria Math" w:cs="Arial"/>
                    </w:rPr>
                    <m:t>x</m:t>
                  </m:r>
                </m:sub>
              </m:sSub>
            </m:den>
          </m:f>
        </m:oMath>
      </m:oMathPara>
    </w:p>
    <w:p w14:paraId="2FDA77F1"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oMath>
      <w:r w:rsidRPr="007C48BB">
        <w:rPr>
          <w:rFonts w:ascii="Arial" w:hAnsi="Arial" w:cs="Arial"/>
          <w:iCs/>
        </w:rPr>
        <w:t xml:space="preserve"> and </w:t>
      </w:r>
      <m:oMath>
        <m:sSub>
          <m:sSubPr>
            <m:ctrlPr>
              <w:rPr>
                <w:rFonts w:ascii="Cambria Math" w:hAnsi="Cambria Math" w:cs="Arial"/>
                <w:i/>
                <w:iCs/>
              </w:rPr>
            </m:ctrlPr>
          </m:sSubPr>
          <m:e>
            <m:r>
              <w:rPr>
                <w:rFonts w:ascii="Cambria Math" w:hAnsi="Cambria Math" w:cs="Arial"/>
              </w:rPr>
              <m:t>β</m:t>
            </m:r>
          </m:e>
          <m:sub>
            <m:r>
              <w:rPr>
                <w:rFonts w:ascii="Cambria Math" w:hAnsi="Cambria Math" w:cs="Arial"/>
              </w:rPr>
              <m:t>x</m:t>
            </m:r>
          </m:sub>
        </m:sSub>
      </m:oMath>
      <w:r w:rsidRPr="007C48BB">
        <w:rPr>
          <w:rFonts w:ascii="Arial" w:hAnsi="Arial" w:cs="Arial"/>
          <w:iCs/>
        </w:rPr>
        <w:t xml:space="preserve"> are the activation and inactivation rate constants, respectively for each ion channel (</w:t>
      </w:r>
      <w:r w:rsidRPr="007C48BB">
        <w:rPr>
          <w:rFonts w:ascii="Arial" w:hAnsi="Arial" w:cs="Arial"/>
          <w:i/>
          <w:iCs/>
        </w:rPr>
        <w:t xml:space="preserve">x = m, h, n, j, o, </w:t>
      </w:r>
      <w:r w:rsidRPr="007C48BB">
        <w:rPr>
          <w:rFonts w:ascii="Arial" w:hAnsi="Arial" w:cs="Arial"/>
        </w:rPr>
        <w:t xml:space="preserve">and </w:t>
      </w:r>
      <w:r w:rsidRPr="007C48BB">
        <w:rPr>
          <w:rFonts w:ascii="Arial" w:hAnsi="Arial" w:cs="Arial"/>
          <w:i/>
          <w:iCs/>
        </w:rPr>
        <w:t>u</w:t>
      </w:r>
      <w:r w:rsidRPr="007C48BB">
        <w:rPr>
          <w:rFonts w:ascii="Arial" w:hAnsi="Arial" w:cs="Arial"/>
        </w:rPr>
        <w:t>).</w:t>
      </w:r>
      <w:r w:rsidRPr="007C48BB">
        <w:t xml:space="preserve"> F</w:t>
      </w:r>
      <w:r w:rsidRPr="007C48BB">
        <w:rPr>
          <w:rFonts w:ascii="Arial" w:hAnsi="Arial" w:cs="Arial"/>
        </w:rPr>
        <w:t>or each ion channel the voltage dependency of the rate constants was described from the following equations:</w:t>
      </w:r>
    </w:p>
    <w:p w14:paraId="6B3827F9"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α</m:t>
              </m:r>
            </m:sub>
          </m:sSub>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k</m:t>
                  </m:r>
                </m:e>
                <m:sub>
                  <m:r>
                    <w:rPr>
                      <w:rFonts w:ascii="Cambria Math" w:hAnsi="Cambria Math" w:cs="Arial"/>
                    </w:rPr>
                    <m:t>α</m:t>
                  </m:r>
                </m:sub>
              </m:sSub>
              <m:r>
                <w:rPr>
                  <w:rFonts w:ascii="Cambria Math" w:hAnsi="Cambria Math" w:cs="Arial"/>
                </w:rPr>
                <m:t>V</m:t>
              </m:r>
            </m:sup>
          </m:sSup>
        </m:oMath>
      </m:oMathPara>
    </w:p>
    <w:p w14:paraId="646269F9"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β</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β</m:t>
              </m:r>
            </m:sub>
          </m:sSub>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k</m:t>
                  </m:r>
                </m:e>
                <m:sub>
                  <m:r>
                    <w:rPr>
                      <w:rFonts w:ascii="Cambria Math" w:hAnsi="Cambria Math" w:cs="Arial"/>
                    </w:rPr>
                    <m:t>β</m:t>
                  </m:r>
                </m:sub>
              </m:sSub>
              <m:r>
                <w:rPr>
                  <w:rFonts w:ascii="Cambria Math" w:hAnsi="Cambria Math" w:cs="Arial"/>
                </w:rPr>
                <m:t>V</m:t>
              </m:r>
            </m:sup>
          </m:sSup>
        </m:oMath>
      </m:oMathPara>
    </w:p>
    <w:p w14:paraId="43A3AB3D" w14:textId="284DBEF8"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α</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β</m:t>
            </m:r>
          </m:sub>
        </m:sSub>
      </m:oMath>
      <w:r w:rsidRPr="007C48BB">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α</m:t>
            </m:r>
          </m:sub>
        </m:sSub>
      </m:oMath>
      <w:r w:rsidRPr="007C48BB">
        <w:rPr>
          <w:rFonts w:ascii="Arial" w:hAnsi="Arial" w:cs="Arial"/>
        </w:rP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β</m:t>
            </m:r>
          </m:sub>
        </m:sSub>
      </m:oMath>
      <w:r w:rsidRPr="007C48BB">
        <w:rPr>
          <w:rFonts w:ascii="Arial" w:hAnsi="Arial" w:cs="Arial"/>
        </w:rPr>
        <w:t xml:space="preserve"> are constants that determine the rates and voltage dependence (</w:t>
      </w:r>
      <w:r w:rsidRPr="007C48BB">
        <w:rPr>
          <w:rFonts w:ascii="Arial" w:hAnsi="Arial" w:cs="Arial"/>
          <w:i/>
          <w:iCs/>
        </w:rPr>
        <w:t>V</w:t>
      </w:r>
      <w:r w:rsidRPr="007C48BB">
        <w:rPr>
          <w:rFonts w:ascii="Arial" w:hAnsi="Arial" w:cs="Arial"/>
        </w:rPr>
        <w:t xml:space="preserve">) of current activation. The parameters for voltage activation rate constants for each ion channel are listed in Table 3.1. The reversal potential for each ion channel modeled was: </w:t>
      </w:r>
      <w:r w:rsidRPr="007C48BB">
        <w:rPr>
          <w:rFonts w:ascii="Arial" w:hAnsi="Arial" w:cs="Arial"/>
          <w:i/>
          <w:iCs/>
        </w:rPr>
        <w:t>E</w:t>
      </w:r>
      <w:r w:rsidRPr="007C48BB">
        <w:rPr>
          <w:rFonts w:ascii="Arial" w:hAnsi="Arial" w:cs="Arial"/>
          <w:i/>
          <w:iCs/>
          <w:vertAlign w:val="subscript"/>
        </w:rPr>
        <w:t>Leak</w:t>
      </w:r>
      <w:r w:rsidRPr="007C48BB">
        <w:rPr>
          <w:rFonts w:ascii="Arial" w:hAnsi="Arial" w:cs="Arial"/>
        </w:rPr>
        <w:t xml:space="preserve"> = -73 mV, </w:t>
      </w:r>
      <w:proofErr w:type="spellStart"/>
      <w:r w:rsidRPr="007C48BB">
        <w:rPr>
          <w:rFonts w:ascii="Arial" w:hAnsi="Arial" w:cs="Arial"/>
          <w:i/>
          <w:iCs/>
        </w:rPr>
        <w:t>E</w:t>
      </w:r>
      <w:r w:rsidRPr="007C48BB">
        <w:rPr>
          <w:rFonts w:ascii="Arial" w:hAnsi="Arial" w:cs="Arial"/>
          <w:i/>
          <w:iCs/>
          <w:vertAlign w:val="subscript"/>
        </w:rPr>
        <w:t>Na</w:t>
      </w:r>
      <w:proofErr w:type="spellEnd"/>
      <w:r w:rsidRPr="007C48BB">
        <w:rPr>
          <w:rFonts w:ascii="Arial" w:hAnsi="Arial" w:cs="Arial"/>
        </w:rPr>
        <w:t xml:space="preserve"> = 50 mV, </w:t>
      </w:r>
      <w:r w:rsidRPr="007C48BB">
        <w:rPr>
          <w:rFonts w:ascii="Arial" w:hAnsi="Arial" w:cs="Arial"/>
          <w:i/>
          <w:iCs/>
        </w:rPr>
        <w:t>E</w:t>
      </w:r>
      <w:r w:rsidRPr="007C48BB">
        <w:rPr>
          <w:rFonts w:ascii="Arial" w:hAnsi="Arial" w:cs="Arial"/>
          <w:i/>
          <w:iCs/>
          <w:vertAlign w:val="subscript"/>
        </w:rPr>
        <w:t>KHT</w:t>
      </w:r>
      <w:r w:rsidRPr="007C48BB">
        <w:rPr>
          <w:rFonts w:ascii="Arial" w:hAnsi="Arial" w:cs="Arial"/>
        </w:rPr>
        <w:t xml:space="preserve"> = -80 mV, </w:t>
      </w:r>
      <w:r w:rsidRPr="007C48BB">
        <w:rPr>
          <w:rFonts w:ascii="Arial" w:hAnsi="Arial" w:cs="Arial"/>
          <w:i/>
          <w:iCs/>
        </w:rPr>
        <w:t>E</w:t>
      </w:r>
      <w:r w:rsidRPr="007C48BB">
        <w:rPr>
          <w:rFonts w:ascii="Arial" w:hAnsi="Arial" w:cs="Arial"/>
          <w:i/>
          <w:iCs/>
          <w:vertAlign w:val="subscript"/>
        </w:rPr>
        <w:t>KLT</w:t>
      </w:r>
      <w:r w:rsidRPr="007C48BB">
        <w:rPr>
          <w:rFonts w:ascii="Arial" w:hAnsi="Arial" w:cs="Arial"/>
        </w:rPr>
        <w:t xml:space="preserve"> = -80 mV, and </w:t>
      </w:r>
      <w:r w:rsidRPr="007C48BB">
        <w:rPr>
          <w:rFonts w:ascii="Arial" w:hAnsi="Arial" w:cs="Arial"/>
          <w:i/>
          <w:iCs/>
        </w:rPr>
        <w:t>E</w:t>
      </w:r>
      <w:r w:rsidRPr="007C48BB">
        <w:rPr>
          <w:rFonts w:ascii="Arial" w:hAnsi="Arial" w:cs="Arial"/>
          <w:i/>
          <w:iCs/>
          <w:vertAlign w:val="subscript"/>
        </w:rPr>
        <w:t>h</w:t>
      </w:r>
      <w:r w:rsidRPr="007C48BB">
        <w:rPr>
          <w:rFonts w:ascii="Arial" w:hAnsi="Arial" w:cs="Arial"/>
        </w:rPr>
        <w:t xml:space="preserve"> = -45 mV.</w:t>
      </w:r>
    </w:p>
    <w:p w14:paraId="78ED27F0" w14:textId="77777777" w:rsidR="00F465D0" w:rsidRPr="007C48BB" w:rsidRDefault="00F465D0" w:rsidP="00864A0A">
      <w:pPr>
        <w:spacing w:after="0" w:line="480" w:lineRule="auto"/>
        <w:jc w:val="both"/>
        <w:rPr>
          <w:rFonts w:ascii="Arial" w:hAnsi="Arial" w:cs="Arial"/>
          <w:u w:val="single"/>
        </w:rPr>
      </w:pPr>
      <w:bookmarkStart w:id="20" w:name="_Hlk165560135"/>
      <w:r w:rsidRPr="007C48BB">
        <w:rPr>
          <w:rFonts w:ascii="Arial" w:hAnsi="Arial" w:cs="Arial"/>
          <w:u w:val="single"/>
        </w:rPr>
        <w:t>Immunofluorescence Imaging</w:t>
      </w:r>
      <w:bookmarkEnd w:id="20"/>
    </w:p>
    <w:p w14:paraId="5D91B5E9" w14:textId="7E414053" w:rsidR="00F465D0" w:rsidRPr="007C48BB" w:rsidRDefault="00F465D0" w:rsidP="00864A0A">
      <w:pPr>
        <w:spacing w:after="0" w:line="480" w:lineRule="auto"/>
        <w:jc w:val="both"/>
        <w:rPr>
          <w:rFonts w:ascii="Arial" w:hAnsi="Arial" w:cs="Arial"/>
        </w:rPr>
      </w:pPr>
      <w:r w:rsidRPr="007C48BB">
        <w:rPr>
          <w:rFonts w:ascii="Arial" w:hAnsi="Arial" w:cs="Arial"/>
        </w:rPr>
        <w:t>FVB mice at P2, P4, P6, and P9 were anesthetized using hypothermia/</w:t>
      </w:r>
      <w:proofErr w:type="spellStart"/>
      <w:r w:rsidRPr="007C48BB">
        <w:rPr>
          <w:rFonts w:ascii="Arial" w:hAnsi="Arial" w:cs="Arial"/>
        </w:rPr>
        <w:t>cryoanesthesia</w:t>
      </w:r>
      <w:proofErr w:type="spellEnd"/>
      <w:r w:rsidRPr="007C48BB">
        <w:rPr>
          <w:rFonts w:ascii="Arial" w:hAnsi="Arial" w:cs="Arial"/>
        </w:rPr>
        <w:t xml:space="preserve"> (P2) or with Avertin (P4 and older; 250 mg/kg intraperitoneal injection) and perfused </w:t>
      </w:r>
      <w:proofErr w:type="spellStart"/>
      <w:r w:rsidRPr="007C48BB">
        <w:rPr>
          <w:rFonts w:ascii="Arial" w:hAnsi="Arial" w:cs="Arial"/>
        </w:rPr>
        <w:t>transcardially</w:t>
      </w:r>
      <w:proofErr w:type="spellEnd"/>
      <w:r w:rsidRPr="007C48BB">
        <w:rPr>
          <w:rFonts w:ascii="Arial" w:hAnsi="Arial" w:cs="Arial"/>
        </w:rPr>
        <w:t xml:space="preserve"> with 10 mM phosphate-buffered saline (PBS), pH 7.4, followed by a solution of 4% paraformaldehyde (PFA) in PBS. Each brain was removed from the skull and post-fixed overnight at 4°C in 4% PFA in PBS. The brains were transferred to cryoprotectant (30% sucrose in PBS) at 4°C for 1-2 days prior to freezing and sectioning. Coronal sections of the brainstem were cut at ~50-60 </w:t>
      </w:r>
      <w:r w:rsidRPr="007C48BB">
        <w:rPr>
          <w:rFonts w:ascii="Symbol" w:hAnsi="Symbol" w:cs="Arial"/>
        </w:rPr>
        <w:t></w:t>
      </w:r>
      <w:r w:rsidRPr="007C48BB">
        <w:rPr>
          <w:rFonts w:ascii="Arial" w:hAnsi="Arial" w:cs="Arial"/>
        </w:rPr>
        <w:t>m</w:t>
      </w:r>
      <w:r w:rsidRPr="007C48BB" w:rsidDel="00B07D4F">
        <w:rPr>
          <w:rFonts w:ascii="Arial" w:hAnsi="Arial" w:cs="Arial"/>
        </w:rPr>
        <w:t xml:space="preserve"> </w:t>
      </w:r>
      <w:r w:rsidRPr="007C48BB">
        <w:rPr>
          <w:rFonts w:ascii="Arial" w:hAnsi="Arial" w:cs="Arial"/>
        </w:rPr>
        <w:t xml:space="preserve">thickness using a freezing microtome </w:t>
      </w:r>
      <w:r w:rsidRPr="007C48BB">
        <w:rPr>
          <w:rFonts w:ascii="Arial" w:hAnsi="Arial" w:cs="Arial"/>
        </w:rPr>
        <w:lastRenderedPageBreak/>
        <w:t xml:space="preserve">(model HM 450, </w:t>
      </w:r>
      <w:proofErr w:type="spellStart"/>
      <w:r w:rsidRPr="007C48BB">
        <w:rPr>
          <w:rFonts w:ascii="Arial" w:hAnsi="Arial" w:cs="Arial"/>
        </w:rPr>
        <w:t>Microm</w:t>
      </w:r>
      <w:proofErr w:type="spellEnd"/>
      <w:r w:rsidRPr="007C48BB">
        <w:rPr>
          <w:rFonts w:ascii="Arial" w:hAnsi="Arial" w:cs="Arial"/>
        </w:rPr>
        <w:t xml:space="preserve">, Waltham, MA). Epitope retrieval was performed in 10mM citric acid, pH 6.0, at 95°C for 30 minutes before sections were moved into blocking solution (3% donkey serum in PBS containing 0.1% Triton X-100) for 1 hour. The sections were then incubated overnight at RT on an orbital shaker with primary antibodies diluted in 3% donkey serum in PBS. Primary antibodies included: </w:t>
      </w:r>
      <w:proofErr w:type="spellStart"/>
      <w:r w:rsidRPr="007C48BB">
        <w:rPr>
          <w:rFonts w:ascii="Arial" w:hAnsi="Arial" w:cs="Arial"/>
        </w:rPr>
        <w:t>dsRed</w:t>
      </w:r>
      <w:proofErr w:type="spellEnd"/>
      <w:r w:rsidRPr="007C48BB">
        <w:rPr>
          <w:rFonts w:ascii="Arial" w:hAnsi="Arial" w:cs="Arial"/>
        </w:rPr>
        <w:t xml:space="preserve"> (1:500, Cat# 632496: Takara Bio, RRID:AB_10013483) to amplify endogenous </w:t>
      </w:r>
      <w:proofErr w:type="spellStart"/>
      <w:r w:rsidRPr="007C48BB">
        <w:rPr>
          <w:rFonts w:ascii="Arial" w:hAnsi="Arial" w:cs="Arial"/>
        </w:rPr>
        <w:t>mCherry</w:t>
      </w:r>
      <w:proofErr w:type="spellEnd"/>
      <w:r w:rsidRPr="007C48BB">
        <w:rPr>
          <w:rFonts w:ascii="Arial" w:hAnsi="Arial" w:cs="Arial"/>
        </w:rPr>
        <w:t xml:space="preserve"> signal, microtubule associated protein 2 (Map2, 1:2500, catalog # CPCA-Map2; </w:t>
      </w:r>
      <w:proofErr w:type="spellStart"/>
      <w:r w:rsidRPr="007C48BB">
        <w:rPr>
          <w:rFonts w:ascii="Arial" w:hAnsi="Arial" w:cs="Arial"/>
        </w:rPr>
        <w:t>EnCor</w:t>
      </w:r>
      <w:proofErr w:type="spellEnd"/>
      <w:r w:rsidRPr="007C48BB">
        <w:rPr>
          <w:rFonts w:ascii="Arial" w:hAnsi="Arial" w:cs="Arial"/>
        </w:rPr>
        <w:t xml:space="preserve"> Biotechnology) to label MNTB PNs, vesicular glutamate transporter 1 (Vglut1, 1:2500, Cat# AB5905; EMD Millipore) and Vglut2 (1:2500, Cat# AB2251-I) to label the CH. After primary antibody incubation slices were washed three times (5 min each) with PBS followed by incubation with the appropriate secondary antibodies (Molecular Probes, Grand Island, NY; Jackson </w:t>
      </w:r>
      <w:proofErr w:type="spellStart"/>
      <w:r w:rsidRPr="007C48BB">
        <w:rPr>
          <w:rFonts w:ascii="Arial" w:hAnsi="Arial" w:cs="Arial"/>
        </w:rPr>
        <w:t>Immunoresearch</w:t>
      </w:r>
      <w:proofErr w:type="spellEnd"/>
      <w:r w:rsidRPr="007C48BB">
        <w:rPr>
          <w:rFonts w:ascii="Arial" w:hAnsi="Arial" w:cs="Arial"/>
        </w:rPr>
        <w:t xml:space="preserve"> Laboratories, West Grove, PA) diluted in blocking solution at 1:500 for 2 </w:t>
      </w:r>
      <w:proofErr w:type="spellStart"/>
      <w:r w:rsidRPr="007C48BB">
        <w:rPr>
          <w:rFonts w:ascii="Arial" w:hAnsi="Arial" w:cs="Arial"/>
        </w:rPr>
        <w:t>h at</w:t>
      </w:r>
      <w:proofErr w:type="spellEnd"/>
      <w:r w:rsidRPr="007C48BB">
        <w:rPr>
          <w:rFonts w:ascii="Arial" w:hAnsi="Arial" w:cs="Arial"/>
        </w:rPr>
        <w:t xml:space="preserve"> RT. Slices were washed three times (5 min each) with PBS before being imaged on an inverted confocal microscope equipped with a motorized stage (SP8 LIGHTNING Confocal Microscope, RRID:SCR_018169) and a Leica 63X HC PL APO/1.4 NA oil immersion objective. Z-stacks were collected at 0.3-μm steps. Scanning parameters (e.g. laser power and gain) were optimized based on fluorescence signal intensity from the MNTB contralateral to the injection site (transduced, TeNT expression) and the same parameters were utilized for image acquisition of the ipsilateral MNTB (non-transduced, control). Images were postprocessed with Lightning deconvolution using Leica imaging software (Leica Application Suite X, RRID:SCR_013673) for increased contrast and resolution.</w:t>
      </w:r>
      <w:bookmarkStart w:id="21" w:name="_Hlk165560151"/>
    </w:p>
    <w:p w14:paraId="39FC8A34"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Segmentation and 3D Reconstruction of Calyces from Confocal Image Stacks</w:t>
      </w:r>
      <w:bookmarkEnd w:id="21"/>
    </w:p>
    <w:p w14:paraId="727DF658" w14:textId="7F6BF454" w:rsidR="00F465D0" w:rsidRPr="007C48BB" w:rsidRDefault="00F465D0" w:rsidP="00864A0A">
      <w:pPr>
        <w:spacing w:after="0" w:line="480" w:lineRule="auto"/>
        <w:jc w:val="both"/>
        <w:rPr>
          <w:rFonts w:ascii="Arial" w:hAnsi="Arial" w:cs="Arial"/>
        </w:rPr>
      </w:pPr>
      <w:r w:rsidRPr="007C48BB">
        <w:rPr>
          <w:rFonts w:ascii="Arial" w:hAnsi="Arial" w:cs="Arial"/>
        </w:rPr>
        <w:t xml:space="preserve">Confocal image volumes were imported into the 3D virtual reality software </w:t>
      </w:r>
      <w:proofErr w:type="spellStart"/>
      <w:r w:rsidRPr="007C48BB">
        <w:rPr>
          <w:rFonts w:ascii="Arial" w:hAnsi="Arial" w:cs="Arial"/>
        </w:rPr>
        <w:t>syGlass</w:t>
      </w:r>
      <w:proofErr w:type="spellEnd"/>
      <w:r w:rsidRPr="007C48BB">
        <w:rPr>
          <w:rFonts w:ascii="Arial" w:hAnsi="Arial" w:cs="Arial"/>
        </w:rPr>
        <w:t xml:space="preserve"> (www.syglass.io, </w:t>
      </w:r>
      <w:proofErr w:type="spellStart"/>
      <w:r w:rsidRPr="007C48BB">
        <w:rPr>
          <w:rFonts w:ascii="Arial" w:hAnsi="Arial" w:cs="Arial"/>
        </w:rPr>
        <w:t>IstoVisio</w:t>
      </w:r>
      <w:proofErr w:type="spellEnd"/>
      <w:r w:rsidRPr="007C48BB">
        <w:rPr>
          <w:rFonts w:ascii="Arial" w:hAnsi="Arial" w:cs="Arial"/>
        </w:rPr>
        <w:t xml:space="preserve">, Inc; RRID:SCR_017961) for manual segmentation and </w:t>
      </w:r>
      <w:r w:rsidRPr="007C48BB">
        <w:rPr>
          <w:rFonts w:ascii="Arial" w:hAnsi="Arial" w:cs="Arial"/>
        </w:rPr>
        <w:lastRenderedPageBreak/>
        <w:t xml:space="preserve">reconstruction of calyces. Three animals from at least two different litters were processed for IHC staining and imaging. For each image stack all calyces that were fully contained within the volume were identified and assigned a number. We then randomly selected, using a random number generator script (Python Programming Language, RRID:SCR_008394), a subset of 5-10 calyces for segmentation. A region of interest (ROI) was drawn around each CH. The 3D “painting tool” in </w:t>
      </w:r>
      <w:proofErr w:type="spellStart"/>
      <w:r w:rsidRPr="007C48BB">
        <w:rPr>
          <w:rFonts w:ascii="Arial" w:hAnsi="Arial" w:cs="Arial"/>
        </w:rPr>
        <w:t>syGlass</w:t>
      </w:r>
      <w:proofErr w:type="spellEnd"/>
      <w:r w:rsidRPr="007C48BB">
        <w:rPr>
          <w:rFonts w:ascii="Arial" w:hAnsi="Arial" w:cs="Arial"/>
        </w:rPr>
        <w:t xml:space="preserve"> was utilized to manually segment each structure and export surface meshes for quantitative analysis of the volume, surface area, and apposed surface area between each CH and associated MNTB PN. Following segmentation, the resulting objects were imported into 3D visualization software (Blender v2.79, RRID:SCR_008606) for rendering for illustrations presented in the figures. </w:t>
      </w:r>
    </w:p>
    <w:p w14:paraId="656073CB"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Statistics</w:t>
      </w:r>
    </w:p>
    <w:p w14:paraId="40472D41"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All statistical analyses were performed in GraphPad Prism (GraphPad Software, San Diego, CA, United States). The normality of datasets was analyzed using the Kolmogorov-Smirnov test, with parametric or non-parametric statistical tests carried out accordingly. To compare the two groups, an unpaired t-test with Welch’s correction (parametric) or Mann-Whitney U test (non-parametric) was carried out. To compare three or more groups, a non-parametric Kruskal-Wallis test with an uncorrected Dunn’s test for multiple comparisons was carried out. All values indicated in the results are presented as the mean ± standard deviation. Significance levels reported in the results and figures is indicated according to the following convention: *p &lt; 0.05, **p &lt; 0.01, ***p &lt; 0.001, ****p &lt; 0.0001, and not significant (ns).  </w:t>
      </w:r>
    </w:p>
    <w:p w14:paraId="2E4CAF39"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p>
    <w:p w14:paraId="4EEAE8C9"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rPr>
      </w:pPr>
    </w:p>
    <w:p w14:paraId="0A4B1A6B" w14:textId="77777777" w:rsidR="007C48BB" w:rsidRPr="007C48BB" w:rsidRDefault="007C48BB" w:rsidP="00864A0A">
      <w:pPr>
        <w:spacing w:after="0"/>
        <w:rPr>
          <w:rFonts w:ascii="Arial" w:hAnsi="Arial" w:cs="Arial"/>
          <w:b/>
          <w:color w:val="000000"/>
        </w:rPr>
      </w:pPr>
      <w:r w:rsidRPr="007C48BB">
        <w:rPr>
          <w:rFonts w:ascii="Arial" w:hAnsi="Arial" w:cs="Arial"/>
          <w:b/>
          <w:color w:val="000000"/>
        </w:rPr>
        <w:br w:type="page"/>
      </w:r>
    </w:p>
    <w:p w14:paraId="24F14103" w14:textId="6B89388B"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r w:rsidRPr="007C48BB">
        <w:rPr>
          <w:rFonts w:ascii="Arial" w:hAnsi="Arial" w:cs="Arial"/>
          <w:b/>
          <w:color w:val="000000"/>
        </w:rPr>
        <w:lastRenderedPageBreak/>
        <w:t>Acknowledgments</w:t>
      </w:r>
    </w:p>
    <w:p w14:paraId="5657C956"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115F634E"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This work was supported by NIH/NIDCD grants </w:t>
      </w:r>
      <w:r w:rsidRPr="007C48BB">
        <w:rPr>
          <w:rFonts w:ascii="Arial" w:hAnsi="Arial" w:cs="Arial"/>
          <w:highlight w:val="yellow"/>
        </w:rPr>
        <w:t>DC007695 and DC007695-S1</w:t>
      </w:r>
      <w:r w:rsidRPr="007C48BB">
        <w:rPr>
          <w:rFonts w:ascii="Arial" w:hAnsi="Arial" w:cs="Arial"/>
        </w:rPr>
        <w:t xml:space="preserve"> to GS. Imaging experiments were performed in the University of South Florida Lisa Muma Weitz Laboratory for Advanced Microscopy &amp; Cell Imaging Core (Dr. Byeong “Jake” Cha). We acknowledge </w:t>
      </w:r>
      <w:proofErr w:type="spellStart"/>
      <w:r w:rsidRPr="007C48BB">
        <w:rPr>
          <w:rFonts w:ascii="Arial" w:hAnsi="Arial" w:cs="Arial"/>
        </w:rPr>
        <w:t>Flepp</w:t>
      </w:r>
      <w:proofErr w:type="spellEnd"/>
      <w:r w:rsidRPr="007C48BB">
        <w:rPr>
          <w:rFonts w:ascii="Arial" w:hAnsi="Arial" w:cs="Arial"/>
        </w:rPr>
        <w:t xml:space="preserve"> Wallace and Bret Nowakowski for assistance in calyceal and principal neuron segmentation and reconstruction. </w:t>
      </w:r>
    </w:p>
    <w:p w14:paraId="66A2AAA6" w14:textId="77777777" w:rsidR="00F465D0" w:rsidRPr="007C48BB" w:rsidRDefault="00F465D0" w:rsidP="00864A0A">
      <w:pPr>
        <w:pBdr>
          <w:top w:val="nil"/>
          <w:left w:val="nil"/>
          <w:bottom w:val="nil"/>
          <w:right w:val="nil"/>
          <w:between w:val="nil"/>
        </w:pBdr>
        <w:spacing w:after="0" w:line="480" w:lineRule="auto"/>
        <w:contextualSpacing/>
        <w:rPr>
          <w:rFonts w:ascii="Arial" w:hAnsi="Arial" w:cs="Arial"/>
          <w:color w:val="000000"/>
        </w:rPr>
      </w:pPr>
    </w:p>
    <w:p w14:paraId="3EAB21F4" w14:textId="783D66EE"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r w:rsidRPr="007C48BB">
        <w:rPr>
          <w:rFonts w:ascii="Arial" w:hAnsi="Arial" w:cs="Arial"/>
          <w:b/>
          <w:color w:val="000000"/>
        </w:rPr>
        <w:t>References</w:t>
      </w:r>
    </w:p>
    <w:p w14:paraId="46426A40"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p>
    <w:p w14:paraId="7CF30691" w14:textId="27EC1C6C" w:rsidR="00E6133D"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Paste</w:t>
      </w:r>
      <w:r w:rsidR="00E6133D" w:rsidRPr="007C48BB">
        <w:rPr>
          <w:rFonts w:ascii="Arial" w:hAnsi="Arial" w:cs="Arial"/>
          <w:color w:val="000000"/>
          <w:highlight w:val="yellow"/>
        </w:rPr>
        <w:t xml:space="preserve"> your</w:t>
      </w:r>
      <w:r w:rsidRPr="007C48BB">
        <w:rPr>
          <w:rFonts w:ascii="Arial" w:hAnsi="Arial" w:cs="Arial"/>
          <w:color w:val="000000"/>
          <w:highlight w:val="yellow"/>
        </w:rPr>
        <w:t xml:space="preserve"> main manuscript</w:t>
      </w:r>
      <w:r w:rsidR="00E6133D" w:rsidRPr="007C48BB">
        <w:rPr>
          <w:rFonts w:ascii="Arial" w:hAnsi="Arial" w:cs="Arial"/>
          <w:color w:val="000000"/>
          <w:highlight w:val="yellow"/>
        </w:rPr>
        <w:t xml:space="preserve"> references here.</w:t>
      </w:r>
      <w:r w:rsidRPr="007C48BB">
        <w:rPr>
          <w:rFonts w:ascii="Arial" w:hAnsi="Arial" w:cs="Arial"/>
          <w:color w:val="000000"/>
          <w:highlight w:val="yellow"/>
        </w:rPr>
        <w:t xml:space="preserve"> They should be listed in order of citation.</w:t>
      </w:r>
    </w:p>
    <w:p w14:paraId="124FE96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1EB9F0A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 xml:space="preserve">Example References: </w:t>
      </w:r>
    </w:p>
    <w:p w14:paraId="5E522782"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00719C42" w14:textId="77777777" w:rsidR="00483D1D" w:rsidRPr="007C48BB" w:rsidRDefault="00483D1D" w:rsidP="00864A0A">
      <w:pPr>
        <w:pStyle w:val="SMcaption"/>
        <w:spacing w:line="480" w:lineRule="auto"/>
        <w:rPr>
          <w:rFonts w:ascii="Arial" w:hAnsi="Arial" w:cs="Arial"/>
          <w:sz w:val="22"/>
          <w:szCs w:val="22"/>
          <w:highlight w:val="yellow"/>
        </w:rPr>
      </w:pPr>
    </w:p>
    <w:p w14:paraId="218433DF" w14:textId="77777777" w:rsidR="00483D1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 xml:space="preserve">J.-M. Neuhaus, L. Sticher, F. Meins, Jr., T. Boller, A short C-terminal sequence is necessary and sufficient for the targeting of chitinases to the plant vacuole. </w:t>
      </w:r>
      <w:r w:rsidRPr="007C48BB">
        <w:rPr>
          <w:rFonts w:ascii="Arial" w:hAnsi="Arial" w:cs="Arial"/>
          <w:i/>
          <w:color w:val="333333"/>
          <w:sz w:val="22"/>
          <w:szCs w:val="22"/>
          <w:highlight w:val="yellow"/>
        </w:rPr>
        <w:t xml:space="preserve">Proc. Natl. Acad. Sci. U.S.A. </w:t>
      </w:r>
      <w:r w:rsidRPr="007C48BB">
        <w:rPr>
          <w:rFonts w:ascii="Arial" w:hAnsi="Arial" w:cs="Arial"/>
          <w:color w:val="333333"/>
          <w:sz w:val="22"/>
          <w:szCs w:val="22"/>
          <w:highlight w:val="yellow"/>
        </w:rPr>
        <w:t>88, 10362–10366 (1991).</w:t>
      </w:r>
    </w:p>
    <w:p w14:paraId="1463BD87" w14:textId="77777777" w:rsidR="00483D1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 xml:space="preserve">E. van Sebille, M. Doblin, Data from “Drift in ocean currents impacts intergenerational microbial exposure to temperature.” </w:t>
      </w:r>
      <w:proofErr w:type="spellStart"/>
      <w:r w:rsidRPr="007C48BB">
        <w:rPr>
          <w:rFonts w:ascii="Arial" w:hAnsi="Arial" w:cs="Arial"/>
          <w:color w:val="333333"/>
          <w:sz w:val="22"/>
          <w:szCs w:val="22"/>
          <w:highlight w:val="yellow"/>
        </w:rPr>
        <w:t>Figshare</w:t>
      </w:r>
      <w:proofErr w:type="spellEnd"/>
      <w:r w:rsidRPr="007C48BB">
        <w:rPr>
          <w:rFonts w:ascii="Arial" w:hAnsi="Arial" w:cs="Arial"/>
          <w:color w:val="333333"/>
          <w:sz w:val="22"/>
          <w:szCs w:val="22"/>
          <w:highlight w:val="yellow"/>
        </w:rPr>
        <w:t xml:space="preserve">. Available at </w:t>
      </w:r>
      <w:hyperlink r:id="rId15" w:history="1">
        <w:r w:rsidRPr="007C48BB">
          <w:rPr>
            <w:rStyle w:val="Hyperlink"/>
            <w:rFonts w:ascii="Arial" w:hAnsi="Arial" w:cs="Arial"/>
            <w:sz w:val="22"/>
            <w:szCs w:val="22"/>
            <w:highlight w:val="yellow"/>
          </w:rPr>
          <w:t>https://dx.doi.org/10.6084/m9.figshare.3178534.v2. Deposited 15 April 2016</w:t>
        </w:r>
      </w:hyperlink>
      <w:r w:rsidRPr="007C48BB">
        <w:rPr>
          <w:rFonts w:ascii="Arial" w:hAnsi="Arial" w:cs="Arial"/>
          <w:color w:val="333333"/>
          <w:sz w:val="22"/>
          <w:szCs w:val="22"/>
          <w:highlight w:val="yellow"/>
        </w:rPr>
        <w:t>.</w:t>
      </w:r>
    </w:p>
    <w:p w14:paraId="1A1A5D1D" w14:textId="3A76B4AE" w:rsidR="00E6133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A. V. S. Hill, “HLA associations with malaria in Africa: Some implications for MHC evolution” in Molecular Evolution of the Major Histocompatibility Complex, J. Klein, D. Klein, Eds. (Springer, 1991), pp. 403–420.</w:t>
      </w:r>
    </w:p>
    <w:p w14:paraId="289D0221" w14:textId="05E2452D" w:rsidR="00E6133D" w:rsidRDefault="00980C22" w:rsidP="00864A0A">
      <w:pPr>
        <w:keepNext/>
        <w:pBdr>
          <w:top w:val="nil"/>
          <w:left w:val="nil"/>
          <w:bottom w:val="nil"/>
          <w:right w:val="nil"/>
          <w:between w:val="nil"/>
        </w:pBdr>
        <w:spacing w:before="240" w:after="0" w:line="480" w:lineRule="auto"/>
        <w:contextualSpacing/>
        <w:jc w:val="both"/>
        <w:rPr>
          <w:rFonts w:ascii="Arial" w:hAnsi="Arial" w:cs="Arial"/>
          <w:b/>
          <w:color w:val="000000"/>
        </w:rPr>
      </w:pPr>
      <w:r w:rsidRPr="00B417AF">
        <w:rPr>
          <w:rFonts w:ascii="Arial" w:hAnsi="Arial" w:cs="Arial"/>
          <w:b/>
          <w:color w:val="000000"/>
        </w:rPr>
        <w:lastRenderedPageBreak/>
        <w:t>Figures and Tables</w:t>
      </w:r>
    </w:p>
    <w:p w14:paraId="79D27360" w14:textId="77777777" w:rsidR="000B78F6" w:rsidRPr="000B78F6" w:rsidRDefault="000B78F6" w:rsidP="00864A0A">
      <w:pPr>
        <w:keepNext/>
        <w:pBdr>
          <w:top w:val="nil"/>
          <w:left w:val="nil"/>
          <w:bottom w:val="nil"/>
          <w:right w:val="nil"/>
          <w:between w:val="nil"/>
        </w:pBdr>
        <w:spacing w:before="240" w:after="0" w:line="480" w:lineRule="auto"/>
        <w:contextualSpacing/>
        <w:jc w:val="both"/>
        <w:rPr>
          <w:rFonts w:ascii="Arial" w:hAnsi="Arial" w:cs="Arial"/>
          <w:b/>
          <w:color w:val="000000"/>
        </w:rPr>
      </w:pPr>
    </w:p>
    <w:p w14:paraId="0E55D5F3" w14:textId="3A450CEA" w:rsidR="000B78F6" w:rsidRDefault="000B78F6" w:rsidP="00864A0A">
      <w:pPr>
        <w:spacing w:after="0" w:line="480" w:lineRule="auto"/>
        <w:jc w:val="center"/>
        <w:rPr>
          <w:rFonts w:ascii="Arial" w:hAnsi="Arial" w:cs="Arial"/>
          <w:b/>
        </w:rPr>
      </w:pPr>
      <w:r>
        <w:rPr>
          <w:noProof/>
        </w:rPr>
        <w:drawing>
          <wp:inline distT="0" distB="0" distL="0" distR="0" wp14:anchorId="60ADB117" wp14:editId="2D0DFE01">
            <wp:extent cx="5486400" cy="7047230"/>
            <wp:effectExtent l="0" t="0" r="0" b="1270"/>
            <wp:docPr id="1466634041" name="Picture 1" descr="A collage of images of a human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4041" name="Picture 1" descr="A collage of images of a human bod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7047230"/>
                    </a:xfrm>
                    <a:prstGeom prst="rect">
                      <a:avLst/>
                    </a:prstGeom>
                    <a:noFill/>
                    <a:ln>
                      <a:noFill/>
                    </a:ln>
                  </pic:spPr>
                </pic:pic>
              </a:graphicData>
            </a:graphic>
          </wp:inline>
        </w:drawing>
      </w:r>
    </w:p>
    <w:p w14:paraId="547E2B9D" w14:textId="702B2E30" w:rsidR="00B417AF" w:rsidRDefault="00B417AF" w:rsidP="00864A0A">
      <w:pPr>
        <w:spacing w:after="0" w:line="480" w:lineRule="auto"/>
        <w:jc w:val="both"/>
        <w:rPr>
          <w:rFonts w:ascii="Arial" w:hAnsi="Arial" w:cs="Arial"/>
          <w:bCs/>
        </w:rPr>
      </w:pPr>
      <w:r w:rsidRPr="00453CFC">
        <w:rPr>
          <w:rFonts w:ascii="Arial" w:hAnsi="Arial" w:cs="Arial"/>
          <w:b/>
        </w:rPr>
        <w:lastRenderedPageBreak/>
        <w:t>Figure 1.</w:t>
      </w:r>
      <w:bookmarkStart w:id="22" w:name="_Hlk166765811"/>
      <w:r>
        <w:rPr>
          <w:rFonts w:ascii="Arial" w:hAnsi="Arial" w:cs="Arial"/>
          <w:bCs/>
        </w:rPr>
        <w:t xml:space="preserve"> </w:t>
      </w:r>
      <w:r w:rsidRPr="00AF03ED">
        <w:rPr>
          <w:rFonts w:ascii="Arial" w:hAnsi="Arial" w:cs="Arial"/>
          <w:bCs/>
        </w:rPr>
        <w:t xml:space="preserve">Experimental protocol </w:t>
      </w:r>
      <w:r>
        <w:rPr>
          <w:rFonts w:ascii="Arial" w:hAnsi="Arial" w:cs="Arial"/>
          <w:bCs/>
        </w:rPr>
        <w:t>and efficacy of</w:t>
      </w:r>
      <w:r w:rsidRPr="00AF03ED">
        <w:rPr>
          <w:rFonts w:ascii="Arial" w:hAnsi="Arial" w:cs="Arial"/>
          <w:bCs/>
        </w:rPr>
        <w:t xml:space="preserve"> unilateral viral vector injections into the VCN expressing TeNT</w:t>
      </w:r>
      <w:r>
        <w:rPr>
          <w:rFonts w:ascii="Arial" w:hAnsi="Arial" w:cs="Arial"/>
          <w:bCs/>
        </w:rPr>
        <w:t>, blocking synaptic activity</w:t>
      </w:r>
      <w:r w:rsidRPr="00AF03ED">
        <w:rPr>
          <w:rFonts w:ascii="Arial" w:hAnsi="Arial" w:cs="Arial"/>
          <w:bCs/>
        </w:rPr>
        <w:t xml:space="preserve">. </w:t>
      </w:r>
      <w:bookmarkEnd w:id="22"/>
      <w:r w:rsidRPr="00AF03ED">
        <w:rPr>
          <w:rFonts w:ascii="Arial" w:hAnsi="Arial" w:cs="Arial"/>
          <w:bCs/>
        </w:rPr>
        <w:t xml:space="preserve">(A), Schematic diagram showing the injection coordinates corresponding to a P0 mouse pup and the mechanism of action for TeNT light chain cleaving the synaptic vesicle fusion protein </w:t>
      </w:r>
      <w:r>
        <w:rPr>
          <w:rFonts w:ascii="Arial" w:hAnsi="Arial" w:cs="Arial"/>
          <w:bCs/>
        </w:rPr>
        <w:t>S</w:t>
      </w:r>
      <w:r w:rsidRPr="00AF03ED">
        <w:rPr>
          <w:rFonts w:ascii="Arial" w:hAnsi="Arial" w:cs="Arial"/>
          <w:bCs/>
        </w:rPr>
        <w:t xml:space="preserve">ynaptobrevin-2. (B), </w:t>
      </w:r>
      <w:r>
        <w:rPr>
          <w:rFonts w:ascii="Arial" w:hAnsi="Arial" w:cs="Arial"/>
          <w:bCs/>
        </w:rPr>
        <w:t xml:space="preserve">(Top) Timeline for viral vector injection and experimental data collection (red arrows). (Bottom) </w:t>
      </w:r>
      <w:r w:rsidRPr="00AF03ED">
        <w:rPr>
          <w:rFonts w:ascii="Arial" w:hAnsi="Arial" w:cs="Arial"/>
          <w:bCs/>
        </w:rPr>
        <w:t xml:space="preserve">Schematic diagram of the auditory brainstem circuit. Globular bushy cells (GBCs) in the ventral cochlear nucleus (VCN) project contralaterally synapsing on principal neurons in the medial nucleus of the trapezoid body (MNTB) forming the large calyx of Held (CH) nerve terminal. The </w:t>
      </w:r>
      <w:proofErr w:type="spellStart"/>
      <w:r w:rsidRPr="00AF03ED">
        <w:rPr>
          <w:rFonts w:ascii="Arial" w:hAnsi="Arial" w:cs="Arial"/>
          <w:bCs/>
        </w:rPr>
        <w:t>HdAd</w:t>
      </w:r>
      <w:proofErr w:type="spellEnd"/>
      <w:r w:rsidRPr="00AF03ED">
        <w:rPr>
          <w:rFonts w:ascii="Arial" w:hAnsi="Arial" w:cs="Arial"/>
          <w:bCs/>
        </w:rPr>
        <w:t xml:space="preserve"> construct expresses tetanus neurotoxin</w:t>
      </w:r>
      <w:r>
        <w:rPr>
          <w:rFonts w:ascii="Arial" w:hAnsi="Arial" w:cs="Arial"/>
          <w:bCs/>
        </w:rPr>
        <w:t xml:space="preserve"> (TeNT)</w:t>
      </w:r>
      <w:r w:rsidRPr="00AF03ED">
        <w:rPr>
          <w:rFonts w:ascii="Arial" w:hAnsi="Arial" w:cs="Arial"/>
          <w:bCs/>
        </w:rPr>
        <w:t xml:space="preserve"> light chain driven by the </w:t>
      </w:r>
      <w:proofErr w:type="spellStart"/>
      <w:r w:rsidRPr="00AF03ED">
        <w:rPr>
          <w:rFonts w:ascii="Arial" w:hAnsi="Arial" w:cs="Arial"/>
          <w:bCs/>
        </w:rPr>
        <w:t>pUNISHER</w:t>
      </w:r>
      <w:proofErr w:type="spellEnd"/>
      <w:r w:rsidRPr="00AF03ED">
        <w:rPr>
          <w:rFonts w:ascii="Arial" w:hAnsi="Arial" w:cs="Arial"/>
          <w:bCs/>
        </w:rPr>
        <w:t xml:space="preserve"> overexpression cassette</w:t>
      </w:r>
      <w:r w:rsidR="00234743">
        <w:rPr>
          <w:rFonts w:ascii="Arial" w:hAnsi="Arial" w:cs="Arial"/>
          <w:bCs/>
        </w:rPr>
        <w:t xml:space="preserve"> </w:t>
      </w:r>
      <w:r w:rsidRPr="00AF03ED">
        <w:rPr>
          <w:rFonts w:ascii="Arial" w:hAnsi="Arial" w:cs="Arial"/>
          <w:bCs/>
        </w:rPr>
        <w:t xml:space="preserve">and </w:t>
      </w:r>
      <w:proofErr w:type="spellStart"/>
      <w:r w:rsidRPr="00AF03ED">
        <w:rPr>
          <w:rFonts w:ascii="Arial" w:hAnsi="Arial" w:cs="Arial"/>
          <w:bCs/>
        </w:rPr>
        <w:t>mCherry</w:t>
      </w:r>
      <w:proofErr w:type="spellEnd"/>
      <w:r w:rsidRPr="00AF03ED">
        <w:rPr>
          <w:rFonts w:ascii="Arial" w:hAnsi="Arial" w:cs="Arial"/>
          <w:bCs/>
        </w:rPr>
        <w:t xml:space="preserve"> is driven by a 470 bp human </w:t>
      </w:r>
      <w:proofErr w:type="spellStart"/>
      <w:r w:rsidRPr="00AF03ED">
        <w:rPr>
          <w:rFonts w:ascii="Arial" w:hAnsi="Arial" w:cs="Arial"/>
          <w:bCs/>
        </w:rPr>
        <w:t>synapsin</w:t>
      </w:r>
      <w:proofErr w:type="spellEnd"/>
      <w:r w:rsidRPr="00AF03ED">
        <w:rPr>
          <w:rFonts w:ascii="Arial" w:hAnsi="Arial" w:cs="Arial"/>
          <w:bCs/>
        </w:rPr>
        <w:t xml:space="preserve"> (</w:t>
      </w:r>
      <w:proofErr w:type="spellStart"/>
      <w:r w:rsidRPr="00AF03ED">
        <w:rPr>
          <w:rFonts w:ascii="Arial" w:hAnsi="Arial" w:cs="Arial"/>
          <w:bCs/>
        </w:rPr>
        <w:t>hsyn</w:t>
      </w:r>
      <w:proofErr w:type="spellEnd"/>
      <w:r w:rsidRPr="00AF03ED">
        <w:rPr>
          <w:rFonts w:ascii="Arial" w:hAnsi="Arial" w:cs="Arial"/>
          <w:bCs/>
        </w:rPr>
        <w:t xml:space="preserve">) promoter. (C), High titer viral vector injection into the VCN at P0 showing </w:t>
      </w:r>
      <w:r>
        <w:rPr>
          <w:rFonts w:ascii="Arial" w:hAnsi="Arial" w:cs="Arial"/>
          <w:bCs/>
        </w:rPr>
        <w:t xml:space="preserve">the expression pattern of the fluorescent protein </w:t>
      </w:r>
      <w:proofErr w:type="spellStart"/>
      <w:r>
        <w:rPr>
          <w:rFonts w:ascii="Arial" w:hAnsi="Arial" w:cs="Arial"/>
          <w:bCs/>
        </w:rPr>
        <w:t>mCherry</w:t>
      </w:r>
      <w:proofErr w:type="spellEnd"/>
      <w:r>
        <w:rPr>
          <w:rFonts w:ascii="Arial" w:hAnsi="Arial" w:cs="Arial"/>
          <w:bCs/>
        </w:rPr>
        <w:t>, co-expressed with TeNT, at P6</w:t>
      </w:r>
      <w:r w:rsidRPr="00AF03ED">
        <w:rPr>
          <w:rFonts w:ascii="Arial" w:hAnsi="Arial" w:cs="Arial"/>
          <w:bCs/>
        </w:rPr>
        <w:t>. Arrow indicates injection site. Dashed line indicates the midline. The ipsilateral and contralateral MNTB (</w:t>
      </w:r>
      <w:proofErr w:type="spellStart"/>
      <w:r w:rsidRPr="00AF03ED">
        <w:rPr>
          <w:rFonts w:ascii="Arial" w:hAnsi="Arial" w:cs="Arial"/>
          <w:bCs/>
        </w:rPr>
        <w:t>iMNTB</w:t>
      </w:r>
      <w:proofErr w:type="spellEnd"/>
      <w:r w:rsidRPr="00AF03ED">
        <w:rPr>
          <w:rFonts w:ascii="Arial" w:hAnsi="Arial" w:cs="Arial"/>
          <w:bCs/>
        </w:rPr>
        <w:t xml:space="preserve"> and </w:t>
      </w:r>
      <w:proofErr w:type="spellStart"/>
      <w:r w:rsidRPr="00AF03ED">
        <w:rPr>
          <w:rFonts w:ascii="Arial" w:hAnsi="Arial" w:cs="Arial"/>
          <w:bCs/>
        </w:rPr>
        <w:t>cMNTB</w:t>
      </w:r>
      <w:proofErr w:type="spellEnd"/>
      <w:r w:rsidRPr="00AF03ED">
        <w:rPr>
          <w:rFonts w:ascii="Arial" w:hAnsi="Arial" w:cs="Arial"/>
          <w:bCs/>
        </w:rPr>
        <w:t xml:space="preserve">, respectively), to the injection site is outlined in a dashed line. The pipette indicates the location in the MNTB for whole-cell electrophysiological recordings targeting cells in the medial 1/3 region. </w:t>
      </w:r>
      <w:r>
        <w:rPr>
          <w:rFonts w:ascii="Arial" w:hAnsi="Arial" w:cs="Arial"/>
          <w:bCs/>
        </w:rPr>
        <w:t xml:space="preserve">Arrowhead indicates labeling in the non-injected cochlear nucleus. </w:t>
      </w:r>
      <w:r w:rsidRPr="00AF03ED">
        <w:rPr>
          <w:rFonts w:ascii="Arial" w:hAnsi="Arial" w:cs="Arial"/>
          <w:bCs/>
        </w:rPr>
        <w:t xml:space="preserve">Scale bar: 500 </w:t>
      </w:r>
      <w:r w:rsidRPr="00AF03ED">
        <w:rPr>
          <w:rFonts w:ascii="Symbol" w:hAnsi="Symbol" w:cs="Arial"/>
          <w:bCs/>
        </w:rPr>
        <w:t>m</w:t>
      </w:r>
      <w:r w:rsidRPr="00AF03ED">
        <w:rPr>
          <w:rFonts w:ascii="Arial" w:hAnsi="Arial" w:cs="Arial"/>
          <w:bCs/>
        </w:rPr>
        <w:t xml:space="preserve">m. (C’ and C’’), High-magnification images showing fluorescent labeling </w:t>
      </w:r>
      <w:r>
        <w:rPr>
          <w:rFonts w:ascii="Arial" w:hAnsi="Arial" w:cs="Arial"/>
          <w:bCs/>
        </w:rPr>
        <w:t xml:space="preserve">of calyces </w:t>
      </w:r>
      <w:r w:rsidRPr="00AF03ED">
        <w:rPr>
          <w:rFonts w:ascii="Arial" w:hAnsi="Arial" w:cs="Arial"/>
          <w:bCs/>
        </w:rPr>
        <w:t xml:space="preserve">in the </w:t>
      </w:r>
      <w:proofErr w:type="spellStart"/>
      <w:r w:rsidRPr="00AF03ED">
        <w:rPr>
          <w:rFonts w:ascii="Arial" w:hAnsi="Arial" w:cs="Arial"/>
          <w:bCs/>
        </w:rPr>
        <w:t>cMNTB</w:t>
      </w:r>
      <w:proofErr w:type="spellEnd"/>
      <w:r w:rsidRPr="00AF03ED">
        <w:rPr>
          <w:rFonts w:ascii="Arial" w:hAnsi="Arial" w:cs="Arial"/>
          <w:bCs/>
        </w:rPr>
        <w:t xml:space="preserve"> and not in the </w:t>
      </w:r>
      <w:proofErr w:type="spellStart"/>
      <w:r w:rsidRPr="00AF03ED">
        <w:rPr>
          <w:rFonts w:ascii="Arial" w:hAnsi="Arial" w:cs="Arial"/>
          <w:bCs/>
        </w:rPr>
        <w:t>iMNTB</w:t>
      </w:r>
      <w:proofErr w:type="spellEnd"/>
      <w:r w:rsidRPr="00AF03ED">
        <w:rPr>
          <w:rFonts w:ascii="Arial" w:hAnsi="Arial" w:cs="Arial"/>
          <w:bCs/>
        </w:rPr>
        <w:t xml:space="preserve">, to the injection site. Scale bar: 200 </w:t>
      </w:r>
      <w:r w:rsidRPr="00AF03ED">
        <w:rPr>
          <w:rFonts w:ascii="Symbol" w:hAnsi="Symbol" w:cs="Arial"/>
          <w:bCs/>
        </w:rPr>
        <w:t>m</w:t>
      </w:r>
      <w:r w:rsidRPr="00AF03ED">
        <w:rPr>
          <w:rFonts w:ascii="Arial" w:hAnsi="Arial" w:cs="Arial"/>
          <w:bCs/>
        </w:rPr>
        <w:t>m. (</w:t>
      </w:r>
      <w:r>
        <w:rPr>
          <w:rFonts w:ascii="Arial" w:hAnsi="Arial" w:cs="Arial"/>
          <w:bCs/>
        </w:rPr>
        <w:t>D</w:t>
      </w:r>
      <w:r w:rsidRPr="00AF03ED">
        <w:rPr>
          <w:rFonts w:ascii="Arial" w:hAnsi="Arial" w:cs="Arial"/>
          <w:bCs/>
        </w:rPr>
        <w:t>), Fluorescent images labeling the CH and MNTB PN following simultaneous whole-cell paired recording. The presynaptic CH was labeled endogenously (</w:t>
      </w:r>
      <w:proofErr w:type="spellStart"/>
      <w:r w:rsidRPr="00AF03ED">
        <w:rPr>
          <w:rFonts w:ascii="Arial" w:hAnsi="Arial" w:cs="Arial"/>
          <w:bCs/>
        </w:rPr>
        <w:t>mCherry</w:t>
      </w:r>
      <w:proofErr w:type="spellEnd"/>
      <w:r w:rsidRPr="00AF03ED">
        <w:rPr>
          <w:rFonts w:ascii="Arial" w:hAnsi="Arial" w:cs="Arial"/>
          <w:bCs/>
        </w:rPr>
        <w:t xml:space="preserve"> co-expressed with TeNT) and with Alexa 488 conjugated dextran following patching. The postsynaptic MNTB PN was labeled with Alexa 647 conjugated dextran following patching. The merged image shows co-labeling with endogenous </w:t>
      </w:r>
      <w:proofErr w:type="spellStart"/>
      <w:r w:rsidRPr="00AF03ED">
        <w:rPr>
          <w:rFonts w:ascii="Arial" w:hAnsi="Arial" w:cs="Arial"/>
          <w:bCs/>
        </w:rPr>
        <w:t>mCherry</w:t>
      </w:r>
      <w:proofErr w:type="spellEnd"/>
      <w:r w:rsidRPr="00AF03ED">
        <w:rPr>
          <w:rFonts w:ascii="Arial" w:hAnsi="Arial" w:cs="Arial"/>
          <w:bCs/>
        </w:rPr>
        <w:t xml:space="preserve"> and Alexa 488 confirming presynaptic recording from a transduced (TeNT expression) CH. Additionally the merged image shows confirmation </w:t>
      </w:r>
      <w:r w:rsidRPr="00AF03ED">
        <w:rPr>
          <w:rFonts w:ascii="Arial" w:hAnsi="Arial" w:cs="Arial"/>
          <w:bCs/>
        </w:rPr>
        <w:lastRenderedPageBreak/>
        <w:t xml:space="preserve">of a whole-cell patch-clamp recording from an MNTB PN with a transduced CH. </w:t>
      </w:r>
      <w:r>
        <w:rPr>
          <w:rFonts w:ascii="Arial" w:hAnsi="Arial" w:cs="Arial"/>
          <w:bCs/>
        </w:rPr>
        <w:t xml:space="preserve">Dashed lines outline the pre- and postsynaptic patch pipettes. </w:t>
      </w:r>
      <w:r w:rsidRPr="00AF03ED">
        <w:rPr>
          <w:rFonts w:ascii="Arial" w:hAnsi="Arial" w:cs="Arial"/>
          <w:bCs/>
        </w:rPr>
        <w:t xml:space="preserve">Scale bar: 10 </w:t>
      </w:r>
      <w:r w:rsidRPr="00AF03ED">
        <w:rPr>
          <w:rFonts w:ascii="Symbol" w:hAnsi="Symbol" w:cs="Arial"/>
          <w:bCs/>
        </w:rPr>
        <w:t>m</w:t>
      </w:r>
      <w:r w:rsidRPr="00AF03ED">
        <w:rPr>
          <w:rFonts w:ascii="Arial" w:hAnsi="Arial" w:cs="Arial"/>
          <w:bCs/>
        </w:rPr>
        <w:t>m. (</w:t>
      </w:r>
      <w:r>
        <w:rPr>
          <w:rFonts w:ascii="Arial" w:hAnsi="Arial" w:cs="Arial"/>
          <w:bCs/>
        </w:rPr>
        <w:t>E</w:t>
      </w:r>
      <w:r w:rsidRPr="00AF03ED">
        <w:rPr>
          <w:rFonts w:ascii="Arial" w:hAnsi="Arial" w:cs="Arial"/>
          <w:bCs/>
        </w:rPr>
        <w:t xml:space="preserve">), Paired pre- and postsynaptic </w:t>
      </w:r>
      <w:r w:rsidR="008B5DC3">
        <w:rPr>
          <w:rFonts w:ascii="Arial" w:hAnsi="Arial" w:cs="Arial"/>
          <w:bCs/>
        </w:rPr>
        <w:t xml:space="preserve">simultaneously patching the CH and associated MNTB PN. Evoked responses in PNs, following a 3 </w:t>
      </w:r>
      <w:proofErr w:type="spellStart"/>
      <w:r w:rsidR="008B5DC3">
        <w:rPr>
          <w:rFonts w:ascii="Arial" w:hAnsi="Arial" w:cs="Arial"/>
          <w:bCs/>
        </w:rPr>
        <w:t>ms</w:t>
      </w:r>
      <w:proofErr w:type="spellEnd"/>
      <w:r w:rsidR="008B5DC3">
        <w:rPr>
          <w:rFonts w:ascii="Arial" w:hAnsi="Arial" w:cs="Arial"/>
          <w:bCs/>
        </w:rPr>
        <w:t xml:space="preserve">, 500 </w:t>
      </w:r>
      <w:proofErr w:type="spellStart"/>
      <w:r w:rsidR="008B5DC3">
        <w:rPr>
          <w:rFonts w:ascii="Arial" w:hAnsi="Arial" w:cs="Arial"/>
          <w:bCs/>
        </w:rPr>
        <w:t>pA</w:t>
      </w:r>
      <w:proofErr w:type="spellEnd"/>
      <w:r w:rsidR="008B5DC3">
        <w:rPr>
          <w:rFonts w:ascii="Arial" w:hAnsi="Arial" w:cs="Arial"/>
          <w:bCs/>
        </w:rPr>
        <w:t xml:space="preserve"> depolarizing current injection via the presynaptic recording pipette, in </w:t>
      </w:r>
      <w:r w:rsidR="008B5DC3" w:rsidRPr="00AF03ED">
        <w:rPr>
          <w:rFonts w:ascii="Arial" w:hAnsi="Arial" w:cs="Arial"/>
          <w:bCs/>
        </w:rPr>
        <w:t>voltage</w:t>
      </w:r>
      <w:r w:rsidR="008B5DC3">
        <w:rPr>
          <w:rFonts w:ascii="Arial" w:hAnsi="Arial" w:cs="Arial"/>
          <w:bCs/>
        </w:rPr>
        <w:t xml:space="preserve"> (EPSC)</w:t>
      </w:r>
      <w:r w:rsidR="008B5DC3" w:rsidRPr="00AF03ED">
        <w:rPr>
          <w:rFonts w:ascii="Arial" w:hAnsi="Arial" w:cs="Arial"/>
          <w:bCs/>
        </w:rPr>
        <w:t xml:space="preserve"> and current-clamp</w:t>
      </w:r>
      <w:r w:rsidR="008B5DC3">
        <w:rPr>
          <w:rFonts w:ascii="Arial" w:hAnsi="Arial" w:cs="Arial"/>
          <w:bCs/>
        </w:rPr>
        <w:t xml:space="preserve"> (action potential)</w:t>
      </w:r>
      <w:r w:rsidR="008B5DC3" w:rsidRPr="00AF03ED">
        <w:rPr>
          <w:rFonts w:ascii="Arial" w:hAnsi="Arial" w:cs="Arial"/>
          <w:bCs/>
        </w:rPr>
        <w:t xml:space="preserve"> </w:t>
      </w:r>
      <w:r w:rsidR="008B5DC3">
        <w:rPr>
          <w:rFonts w:ascii="Arial" w:hAnsi="Arial" w:cs="Arial"/>
          <w:bCs/>
        </w:rPr>
        <w:t>configuration</w:t>
      </w:r>
      <w:r>
        <w:rPr>
          <w:rFonts w:ascii="Arial" w:hAnsi="Arial" w:cs="Arial"/>
          <w:bCs/>
        </w:rPr>
        <w:t>.</w:t>
      </w:r>
      <w:r w:rsidRPr="00AF03ED">
        <w:rPr>
          <w:rFonts w:ascii="Arial" w:hAnsi="Arial" w:cs="Arial"/>
          <w:bCs/>
        </w:rPr>
        <w:t xml:space="preserve"> </w:t>
      </w:r>
      <w:r w:rsidR="008B5DC3">
        <w:rPr>
          <w:rFonts w:ascii="Arial" w:hAnsi="Arial" w:cs="Arial"/>
          <w:bCs/>
        </w:rPr>
        <w:t>P</w:t>
      </w:r>
      <w:r>
        <w:rPr>
          <w:rFonts w:ascii="Arial" w:hAnsi="Arial" w:cs="Arial"/>
          <w:bCs/>
        </w:rPr>
        <w:t>aired recording</w:t>
      </w:r>
      <w:r w:rsidR="00813CDD">
        <w:rPr>
          <w:rFonts w:ascii="Arial" w:hAnsi="Arial" w:cs="Arial"/>
          <w:bCs/>
        </w:rPr>
        <w:t>s</w:t>
      </w:r>
      <w:r>
        <w:rPr>
          <w:rFonts w:ascii="Arial" w:hAnsi="Arial" w:cs="Arial"/>
          <w:bCs/>
        </w:rPr>
        <w:t xml:space="preserve"> w</w:t>
      </w:r>
      <w:r w:rsidR="00813CDD">
        <w:rPr>
          <w:rFonts w:ascii="Arial" w:hAnsi="Arial" w:cs="Arial"/>
          <w:bCs/>
        </w:rPr>
        <w:t>ere</w:t>
      </w:r>
      <w:r>
        <w:rPr>
          <w:rFonts w:ascii="Arial" w:hAnsi="Arial" w:cs="Arial"/>
          <w:bCs/>
        </w:rPr>
        <w:t xml:space="preserve"> performed </w:t>
      </w:r>
      <w:r w:rsidR="00813CDD">
        <w:rPr>
          <w:rFonts w:ascii="Arial" w:hAnsi="Arial" w:cs="Arial"/>
          <w:bCs/>
        </w:rPr>
        <w:t xml:space="preserve">from </w:t>
      </w:r>
      <w:proofErr w:type="gramStart"/>
      <w:r w:rsidR="00087283">
        <w:rPr>
          <w:rFonts w:ascii="Arial" w:hAnsi="Arial" w:cs="Arial"/>
          <w:bCs/>
        </w:rPr>
        <w:t>CH:MNTB</w:t>
      </w:r>
      <w:proofErr w:type="gramEnd"/>
      <w:r w:rsidR="00087283">
        <w:rPr>
          <w:rFonts w:ascii="Arial" w:hAnsi="Arial" w:cs="Arial"/>
          <w:bCs/>
        </w:rPr>
        <w:t xml:space="preserve"> PN synaptic pairs in a</w:t>
      </w:r>
      <w:r>
        <w:rPr>
          <w:rFonts w:ascii="Arial" w:hAnsi="Arial" w:cs="Arial"/>
          <w:bCs/>
        </w:rPr>
        <w:t xml:space="preserve"> non-injected</w:t>
      </w:r>
      <w:r w:rsidR="008B5DC3">
        <w:rPr>
          <w:rFonts w:ascii="Arial" w:hAnsi="Arial" w:cs="Arial"/>
          <w:bCs/>
        </w:rPr>
        <w:t xml:space="preserve"> (control)</w:t>
      </w:r>
      <w:r w:rsidR="00813CDD">
        <w:rPr>
          <w:rFonts w:ascii="Arial" w:hAnsi="Arial" w:cs="Arial"/>
          <w:bCs/>
        </w:rPr>
        <w:t xml:space="preserve"> and </w:t>
      </w:r>
      <w:r w:rsidR="008B5DC3">
        <w:rPr>
          <w:rFonts w:ascii="Arial" w:hAnsi="Arial" w:cs="Arial"/>
          <w:bCs/>
        </w:rPr>
        <w:t xml:space="preserve">in the </w:t>
      </w:r>
      <w:proofErr w:type="spellStart"/>
      <w:r w:rsidR="008B5DC3">
        <w:rPr>
          <w:rFonts w:ascii="Arial" w:hAnsi="Arial" w:cs="Arial"/>
          <w:bCs/>
        </w:rPr>
        <w:t>iMNTB</w:t>
      </w:r>
      <w:proofErr w:type="spellEnd"/>
      <w:r w:rsidR="008B5DC3">
        <w:rPr>
          <w:rFonts w:ascii="Arial" w:hAnsi="Arial" w:cs="Arial"/>
          <w:bCs/>
        </w:rPr>
        <w:t xml:space="preserve"> (</w:t>
      </w:r>
      <w:r w:rsidR="00087283">
        <w:rPr>
          <w:rFonts w:ascii="Arial" w:hAnsi="Arial" w:cs="Arial"/>
          <w:bCs/>
        </w:rPr>
        <w:t>non-transduced control)</w:t>
      </w:r>
      <w:r w:rsidR="008B5DC3">
        <w:rPr>
          <w:rFonts w:ascii="Arial" w:hAnsi="Arial" w:cs="Arial"/>
          <w:bCs/>
        </w:rPr>
        <w:t xml:space="preserve"> and </w:t>
      </w:r>
      <w:proofErr w:type="spellStart"/>
      <w:r w:rsidR="008B5DC3">
        <w:rPr>
          <w:rFonts w:ascii="Arial" w:hAnsi="Arial" w:cs="Arial"/>
          <w:bCs/>
        </w:rPr>
        <w:t>cMNTB</w:t>
      </w:r>
      <w:proofErr w:type="spellEnd"/>
      <w:r w:rsidR="008B5DC3">
        <w:rPr>
          <w:rFonts w:ascii="Arial" w:hAnsi="Arial" w:cs="Arial"/>
          <w:bCs/>
        </w:rPr>
        <w:t xml:space="preserve"> (TeNT expression)</w:t>
      </w:r>
      <w:r w:rsidR="00087283">
        <w:rPr>
          <w:rFonts w:ascii="Arial" w:hAnsi="Arial" w:cs="Arial"/>
          <w:bCs/>
        </w:rPr>
        <w:t xml:space="preserve"> following viral injection</w:t>
      </w:r>
      <w:r>
        <w:rPr>
          <w:rFonts w:ascii="Arial" w:hAnsi="Arial" w:cs="Arial"/>
          <w:bCs/>
        </w:rPr>
        <w:t xml:space="preserve">. The experimental </w:t>
      </w:r>
      <w:r w:rsidR="00087283">
        <w:rPr>
          <w:rFonts w:ascii="Arial" w:hAnsi="Arial" w:cs="Arial"/>
          <w:bCs/>
        </w:rPr>
        <w:t xml:space="preserve">recordings in the </w:t>
      </w:r>
      <w:proofErr w:type="spellStart"/>
      <w:r w:rsidR="00087283">
        <w:rPr>
          <w:rFonts w:ascii="Arial" w:hAnsi="Arial" w:cs="Arial"/>
          <w:bCs/>
        </w:rPr>
        <w:t>cMNTB</w:t>
      </w:r>
      <w:proofErr w:type="spellEnd"/>
      <w:r w:rsidR="00087283">
        <w:rPr>
          <w:rFonts w:ascii="Arial" w:hAnsi="Arial" w:cs="Arial"/>
          <w:bCs/>
        </w:rPr>
        <w:t xml:space="preserve"> </w:t>
      </w:r>
      <w:r>
        <w:rPr>
          <w:rFonts w:ascii="Arial" w:hAnsi="Arial" w:cs="Arial"/>
          <w:bCs/>
        </w:rPr>
        <w:t>corresponds to the fluorescent images in panel (</w:t>
      </w:r>
      <w:r w:rsidR="00087283">
        <w:rPr>
          <w:rFonts w:ascii="Arial" w:hAnsi="Arial" w:cs="Arial"/>
          <w:bCs/>
        </w:rPr>
        <w:t>D</w:t>
      </w:r>
      <w:r>
        <w:rPr>
          <w:rFonts w:ascii="Arial" w:hAnsi="Arial" w:cs="Arial"/>
          <w:bCs/>
        </w:rPr>
        <w:t>) targeting a</w:t>
      </w:r>
      <w:r w:rsidRPr="00AF03ED">
        <w:rPr>
          <w:rFonts w:ascii="Arial" w:hAnsi="Arial" w:cs="Arial"/>
          <w:bCs/>
        </w:rPr>
        <w:t xml:space="preserve"> P6 </w:t>
      </w:r>
      <w:r>
        <w:rPr>
          <w:rFonts w:ascii="Arial" w:hAnsi="Arial" w:cs="Arial"/>
          <w:bCs/>
        </w:rPr>
        <w:t xml:space="preserve">PN in the contralateral (to the injection site) MNTB. </w:t>
      </w:r>
      <w:r w:rsidRPr="00AF03ED">
        <w:rPr>
          <w:rFonts w:ascii="Arial" w:hAnsi="Arial" w:cs="Arial"/>
          <w:bCs/>
        </w:rPr>
        <w:t>Abbreviations: 7N, seventh nerve; DCN, dorsal cochlear nucleus; LSO, lateral superior olive.</w:t>
      </w:r>
    </w:p>
    <w:p w14:paraId="5403B39A" w14:textId="77777777" w:rsidR="000B78F6" w:rsidRDefault="000B78F6" w:rsidP="00864A0A">
      <w:pPr>
        <w:spacing w:after="0"/>
        <w:rPr>
          <w:rFonts w:ascii="Arial" w:hAnsi="Arial" w:cs="Arial"/>
          <w:b/>
        </w:rPr>
      </w:pPr>
      <w:r>
        <w:rPr>
          <w:rFonts w:ascii="Arial" w:hAnsi="Arial" w:cs="Arial"/>
          <w:b/>
        </w:rPr>
        <w:br w:type="page"/>
      </w:r>
    </w:p>
    <w:p w14:paraId="750A9374" w14:textId="34694DB9" w:rsidR="008435F5" w:rsidRDefault="008435F5" w:rsidP="00864A0A">
      <w:pPr>
        <w:spacing w:after="0" w:line="480" w:lineRule="auto"/>
        <w:jc w:val="center"/>
        <w:rPr>
          <w:rFonts w:ascii="Arial" w:hAnsi="Arial" w:cs="Arial"/>
          <w:b/>
        </w:rPr>
      </w:pPr>
      <w:r>
        <w:rPr>
          <w:noProof/>
        </w:rPr>
        <w:lastRenderedPageBreak/>
        <w:drawing>
          <wp:inline distT="0" distB="0" distL="0" distR="0" wp14:anchorId="7D0029C4" wp14:editId="1996924F">
            <wp:extent cx="5486400" cy="3545205"/>
            <wp:effectExtent l="0" t="0" r="0" b="0"/>
            <wp:docPr id="1156142270" name="Picture 2" descr="A collage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2270" name="Picture 2" descr="A collage of different types of graph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545205"/>
                    </a:xfrm>
                    <a:prstGeom prst="rect">
                      <a:avLst/>
                    </a:prstGeom>
                    <a:noFill/>
                    <a:ln>
                      <a:noFill/>
                    </a:ln>
                  </pic:spPr>
                </pic:pic>
              </a:graphicData>
            </a:graphic>
          </wp:inline>
        </w:drawing>
      </w:r>
    </w:p>
    <w:p w14:paraId="075C1B4D" w14:textId="338FE334" w:rsidR="00B417AF" w:rsidRDefault="00B417AF" w:rsidP="00864A0A">
      <w:pPr>
        <w:spacing w:after="0" w:line="480" w:lineRule="auto"/>
        <w:jc w:val="both"/>
        <w:rPr>
          <w:rFonts w:ascii="Arial" w:hAnsi="Arial" w:cs="Arial"/>
          <w:bCs/>
        </w:rPr>
      </w:pPr>
      <w:r w:rsidRPr="00192EF5">
        <w:rPr>
          <w:rFonts w:ascii="Arial" w:hAnsi="Arial" w:cs="Arial"/>
          <w:b/>
        </w:rPr>
        <w:t>Figure 2.</w:t>
      </w:r>
      <w:r w:rsidRPr="00AF03ED">
        <w:rPr>
          <w:rFonts w:ascii="Arial" w:hAnsi="Arial" w:cs="Arial"/>
          <w:bCs/>
        </w:rPr>
        <w:t xml:space="preserve"> </w:t>
      </w:r>
      <w:bookmarkStart w:id="23" w:name="_Hlk166766029"/>
      <w:r w:rsidRPr="00AF03ED">
        <w:rPr>
          <w:rFonts w:ascii="Arial" w:hAnsi="Arial" w:cs="Arial"/>
          <w:bCs/>
        </w:rPr>
        <w:t xml:space="preserve">Effects of </w:t>
      </w:r>
      <w:r w:rsidRPr="00AF03ED">
        <w:rPr>
          <w:rFonts w:ascii="Arial" w:hAnsi="Arial" w:cs="Arial"/>
          <w:bCs/>
          <w:i/>
          <w:iCs/>
        </w:rPr>
        <w:t xml:space="preserve">in vivo </w:t>
      </w:r>
      <w:r w:rsidRPr="00AF03ED">
        <w:rPr>
          <w:rFonts w:ascii="Arial" w:hAnsi="Arial" w:cs="Arial"/>
          <w:bCs/>
        </w:rPr>
        <w:t>silencing of presynaptic activity on spontaneous EPSCs in MNTB PNs</w:t>
      </w:r>
      <w:bookmarkEnd w:id="23"/>
      <w:r w:rsidRPr="00AF03ED">
        <w:rPr>
          <w:rFonts w:ascii="Arial" w:hAnsi="Arial" w:cs="Arial"/>
          <w:bCs/>
        </w:rPr>
        <w:t>. (</w:t>
      </w:r>
      <w:r w:rsidR="00615CEC">
        <w:rPr>
          <w:rFonts w:ascii="Arial" w:hAnsi="Arial" w:cs="Arial"/>
          <w:bCs/>
        </w:rPr>
        <w:t>A</w:t>
      </w:r>
      <w:r w:rsidRPr="00AF03ED">
        <w:rPr>
          <w:rFonts w:ascii="Arial" w:hAnsi="Arial" w:cs="Arial"/>
          <w:bCs/>
        </w:rPr>
        <w:t xml:space="preserve">), Exemplary voltage-clamp traces of P6 PN </w:t>
      </w:r>
      <w:proofErr w:type="spellStart"/>
      <w:r w:rsidRPr="00AF03ED">
        <w:rPr>
          <w:rFonts w:ascii="Arial" w:hAnsi="Arial" w:cs="Arial"/>
          <w:bCs/>
        </w:rPr>
        <w:t>sEPSCs</w:t>
      </w:r>
      <w:proofErr w:type="spellEnd"/>
      <w:r w:rsidRPr="00AF03ED">
        <w:rPr>
          <w:rFonts w:ascii="Arial" w:hAnsi="Arial" w:cs="Arial"/>
          <w:bCs/>
        </w:rPr>
        <w:t xml:space="preserve"> recorded from</w:t>
      </w:r>
      <w:r w:rsidR="00615CEC">
        <w:rPr>
          <w:rFonts w:ascii="Arial" w:hAnsi="Arial" w:cs="Arial"/>
          <w:bCs/>
        </w:rPr>
        <w:t xml:space="preserve"> a non-injected control mouse and from</w:t>
      </w:r>
      <w:r w:rsidRPr="00AF03ED">
        <w:rPr>
          <w:rFonts w:ascii="Arial" w:hAnsi="Arial" w:cs="Arial"/>
          <w:bCs/>
        </w:rPr>
        <w:t xml:space="preserve"> the ipsilateral (non-transduced, control) and contralateral (transduced, TeNT expression), to the injection site, MNTB. </w:t>
      </w:r>
      <w:r w:rsidR="000F5852">
        <w:rPr>
          <w:rFonts w:ascii="Arial" w:hAnsi="Arial" w:cs="Arial"/>
          <w:bCs/>
        </w:rPr>
        <w:t xml:space="preserve">Averaged </w:t>
      </w:r>
      <w:proofErr w:type="spellStart"/>
      <w:r w:rsidR="000F5852">
        <w:rPr>
          <w:rFonts w:ascii="Arial" w:hAnsi="Arial" w:cs="Arial"/>
          <w:bCs/>
        </w:rPr>
        <w:t>sEPSC</w:t>
      </w:r>
      <w:proofErr w:type="spellEnd"/>
      <w:r w:rsidR="000F5852">
        <w:rPr>
          <w:rFonts w:ascii="Arial" w:hAnsi="Arial" w:cs="Arial"/>
          <w:bCs/>
        </w:rPr>
        <w:t xml:space="preserve"> waveforms from each individual cell are shown at the bottom. </w:t>
      </w:r>
      <w:r w:rsidRPr="00AF03ED">
        <w:rPr>
          <w:rFonts w:ascii="Arial" w:hAnsi="Arial" w:cs="Arial"/>
          <w:bCs/>
        </w:rPr>
        <w:t>Cells were clamped at a holding potential of -73 mV. Recordings were made after bath application of the inhibitory synaptic blockers Gabazine (GABA</w:t>
      </w:r>
      <w:r w:rsidRPr="00AF03ED">
        <w:rPr>
          <w:rFonts w:ascii="Arial" w:hAnsi="Arial" w:cs="Arial"/>
          <w:bCs/>
          <w:vertAlign w:val="subscript"/>
        </w:rPr>
        <w:t>A</w:t>
      </w:r>
      <w:r w:rsidRPr="00AF03ED">
        <w:rPr>
          <w:rFonts w:ascii="Arial" w:hAnsi="Arial" w:cs="Arial"/>
          <w:bCs/>
        </w:rPr>
        <w:t xml:space="preserve"> receptor antagonist, 10 </w:t>
      </w:r>
      <w:r w:rsidRPr="00AF03ED">
        <w:rPr>
          <w:rFonts w:ascii="Symbol" w:hAnsi="Symbol" w:cs="Arial"/>
          <w:bCs/>
        </w:rPr>
        <w:t>m</w:t>
      </w:r>
      <w:r w:rsidRPr="00AF03ED">
        <w:rPr>
          <w:rFonts w:ascii="Arial" w:hAnsi="Arial" w:cs="Arial"/>
          <w:bCs/>
        </w:rPr>
        <w:t xml:space="preserve">M) and strychnine (glycine receptor antagonist, 2 </w:t>
      </w:r>
      <w:r w:rsidRPr="00AF03ED">
        <w:rPr>
          <w:rFonts w:ascii="Symbol" w:hAnsi="Symbol" w:cs="Arial"/>
          <w:bCs/>
        </w:rPr>
        <w:t>m</w:t>
      </w:r>
      <w:r w:rsidRPr="00AF03ED">
        <w:rPr>
          <w:rFonts w:ascii="Arial" w:hAnsi="Arial" w:cs="Arial"/>
          <w:bCs/>
        </w:rPr>
        <w:t xml:space="preserve">M). Inset </w:t>
      </w:r>
      <w:r>
        <w:rPr>
          <w:rFonts w:ascii="Arial" w:hAnsi="Arial" w:cs="Arial"/>
          <w:bCs/>
        </w:rPr>
        <w:t xml:space="preserve">shows the grand averaged </w:t>
      </w:r>
      <w:proofErr w:type="spellStart"/>
      <w:r>
        <w:rPr>
          <w:rFonts w:ascii="Arial" w:hAnsi="Arial" w:cs="Arial"/>
          <w:bCs/>
        </w:rPr>
        <w:t>sEPSC</w:t>
      </w:r>
      <w:proofErr w:type="spellEnd"/>
      <w:r>
        <w:rPr>
          <w:rFonts w:ascii="Arial" w:hAnsi="Arial" w:cs="Arial"/>
          <w:bCs/>
        </w:rPr>
        <w:t xml:space="preserve"> waveforms for the representative traces, </w:t>
      </w:r>
      <w:r w:rsidRPr="00AF03ED">
        <w:rPr>
          <w:rFonts w:ascii="Arial" w:hAnsi="Arial" w:cs="Arial"/>
          <w:bCs/>
        </w:rPr>
        <w:t>with expanded time scale and color-coordinated</w:t>
      </w:r>
      <w:r>
        <w:rPr>
          <w:rFonts w:ascii="Arial" w:hAnsi="Arial" w:cs="Arial"/>
          <w:bCs/>
        </w:rPr>
        <w:t xml:space="preserve">, </w:t>
      </w:r>
      <w:r w:rsidRPr="00AF03ED">
        <w:rPr>
          <w:rFonts w:ascii="Arial" w:hAnsi="Arial" w:cs="Arial"/>
          <w:bCs/>
        </w:rPr>
        <w:t xml:space="preserve">showing slower kinetics of </w:t>
      </w:r>
      <w:proofErr w:type="spellStart"/>
      <w:r w:rsidRPr="00AF03ED">
        <w:rPr>
          <w:rFonts w:ascii="Arial" w:hAnsi="Arial" w:cs="Arial"/>
          <w:bCs/>
        </w:rPr>
        <w:t>cMNTB</w:t>
      </w:r>
      <w:proofErr w:type="spellEnd"/>
      <w:r w:rsidRPr="00AF03ED">
        <w:rPr>
          <w:rFonts w:ascii="Arial" w:hAnsi="Arial" w:cs="Arial"/>
          <w:bCs/>
        </w:rPr>
        <w:t xml:space="preserve"> PN </w:t>
      </w:r>
      <w:proofErr w:type="spellStart"/>
      <w:r w:rsidRPr="00AF03ED">
        <w:rPr>
          <w:rFonts w:ascii="Arial" w:hAnsi="Arial" w:cs="Arial"/>
          <w:bCs/>
        </w:rPr>
        <w:t>sEPSC</w:t>
      </w:r>
      <w:proofErr w:type="spellEnd"/>
      <w:r w:rsidRPr="00AF03ED">
        <w:rPr>
          <w:rFonts w:ascii="Arial" w:hAnsi="Arial" w:cs="Arial"/>
          <w:bCs/>
        </w:rPr>
        <w:t xml:space="preserve">. </w:t>
      </w:r>
      <w:r w:rsidRPr="00615CEC">
        <w:rPr>
          <w:rFonts w:ascii="Arial" w:hAnsi="Arial" w:cs="Arial"/>
          <w:bCs/>
        </w:rPr>
        <w:t>(</w:t>
      </w:r>
      <w:r w:rsidR="0080586D">
        <w:rPr>
          <w:rFonts w:ascii="Arial" w:hAnsi="Arial" w:cs="Arial"/>
          <w:bCs/>
        </w:rPr>
        <w:t>B</w:t>
      </w:r>
      <w:r w:rsidRPr="00615CEC">
        <w:rPr>
          <w:rFonts w:ascii="Arial" w:hAnsi="Arial" w:cs="Arial"/>
          <w:bCs/>
        </w:rPr>
        <w:t>-</w:t>
      </w:r>
      <w:r w:rsidR="0080586D">
        <w:rPr>
          <w:rFonts w:ascii="Arial" w:hAnsi="Arial" w:cs="Arial"/>
          <w:bCs/>
        </w:rPr>
        <w:t>E</w:t>
      </w:r>
      <w:r w:rsidRPr="00615CEC">
        <w:rPr>
          <w:rFonts w:ascii="Arial" w:hAnsi="Arial" w:cs="Arial"/>
          <w:bCs/>
        </w:rPr>
        <w:t>), Plots showing the average amplitude, decay time constant (</w:t>
      </w:r>
      <w:r w:rsidRPr="00615CEC">
        <w:rPr>
          <w:rFonts w:ascii="Aptos Narrow" w:hAnsi="Aptos Narrow" w:cs="Arial"/>
          <w:bCs/>
        </w:rPr>
        <w:t>τ</w:t>
      </w:r>
      <w:r w:rsidRPr="00615CEC">
        <w:rPr>
          <w:rFonts w:ascii="Arial" w:hAnsi="Arial" w:cs="Arial"/>
          <w:bCs/>
        </w:rPr>
        <w:t xml:space="preserve">), rise time, and frequency of </w:t>
      </w:r>
      <w:proofErr w:type="spellStart"/>
      <w:r w:rsidRPr="00615CEC">
        <w:rPr>
          <w:rFonts w:ascii="Arial" w:hAnsi="Arial" w:cs="Arial"/>
          <w:bCs/>
        </w:rPr>
        <w:t>sEPSCs</w:t>
      </w:r>
      <w:proofErr w:type="spellEnd"/>
      <w:r w:rsidRPr="00615CEC">
        <w:rPr>
          <w:rFonts w:ascii="Arial" w:hAnsi="Arial" w:cs="Arial"/>
          <w:bCs/>
        </w:rPr>
        <w:t xml:space="preserve"> for each MNTB PN across age. Non-injected control recordings from MNTB PNs (P4, n = 10 cells; P6, n =15 cells; P9, n = 13 cells</w:t>
      </w:r>
      <w:r w:rsidR="000F5852">
        <w:rPr>
          <w:rFonts w:ascii="Arial" w:hAnsi="Arial" w:cs="Arial"/>
          <w:bCs/>
        </w:rPr>
        <w:t xml:space="preserve">; </w:t>
      </w:r>
      <w:r w:rsidR="000F5852" w:rsidRPr="00615CEC">
        <w:rPr>
          <w:rFonts w:ascii="Arial" w:hAnsi="Arial" w:cs="Arial"/>
          <w:bCs/>
        </w:rPr>
        <w:t>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12</w:t>
      </w:r>
      <w:r w:rsidR="000F5852" w:rsidRPr="00615CEC">
        <w:rPr>
          <w:rFonts w:ascii="Arial" w:hAnsi="Arial" w:cs="Arial"/>
          <w:bCs/>
        </w:rPr>
        <w:t xml:space="preserve"> cells</w:t>
      </w:r>
      <w:r w:rsidRPr="00615CEC">
        <w:rPr>
          <w:rFonts w:ascii="Arial" w:hAnsi="Arial" w:cs="Arial"/>
          <w:bCs/>
        </w:rPr>
        <w:t xml:space="preserve">) were </w:t>
      </w:r>
      <w:r w:rsidR="0080586D">
        <w:rPr>
          <w:rFonts w:ascii="Arial" w:hAnsi="Arial" w:cs="Arial"/>
          <w:bCs/>
        </w:rPr>
        <w:t>compared to PNs in the</w:t>
      </w:r>
      <w:r w:rsidRPr="00615CEC">
        <w:rPr>
          <w:rFonts w:ascii="Arial" w:hAnsi="Arial" w:cs="Arial"/>
          <w:bCs/>
        </w:rPr>
        <w:t xml:space="preserve"> </w:t>
      </w:r>
      <w:proofErr w:type="spellStart"/>
      <w:r w:rsidRPr="00615CEC">
        <w:rPr>
          <w:rFonts w:ascii="Arial" w:hAnsi="Arial" w:cs="Arial"/>
          <w:bCs/>
        </w:rPr>
        <w:t>iMNTB</w:t>
      </w:r>
      <w:proofErr w:type="spellEnd"/>
      <w:r w:rsidRPr="00615CEC">
        <w:rPr>
          <w:rFonts w:ascii="Arial" w:hAnsi="Arial" w:cs="Arial"/>
          <w:bCs/>
        </w:rPr>
        <w:t xml:space="preserve"> (Control, P4, n = </w:t>
      </w:r>
      <w:r w:rsidR="000F5852">
        <w:rPr>
          <w:rFonts w:ascii="Arial" w:hAnsi="Arial" w:cs="Arial"/>
          <w:bCs/>
        </w:rPr>
        <w:t>20</w:t>
      </w:r>
      <w:r w:rsidRPr="00615CEC">
        <w:rPr>
          <w:rFonts w:ascii="Arial" w:hAnsi="Arial" w:cs="Arial"/>
          <w:bCs/>
        </w:rPr>
        <w:t xml:space="preserve"> cells; </w:t>
      </w:r>
      <w:r w:rsidRPr="00615CEC">
        <w:rPr>
          <w:rFonts w:ascii="Arial" w:hAnsi="Arial" w:cs="Arial"/>
          <w:bCs/>
        </w:rPr>
        <w:lastRenderedPageBreak/>
        <w:t>P6, n =</w:t>
      </w:r>
      <w:r w:rsidR="000F5852">
        <w:rPr>
          <w:rFonts w:ascii="Arial" w:hAnsi="Arial" w:cs="Arial"/>
          <w:bCs/>
        </w:rPr>
        <w:t>20</w:t>
      </w:r>
      <w:r w:rsidRPr="00615CEC">
        <w:rPr>
          <w:rFonts w:ascii="Arial" w:hAnsi="Arial" w:cs="Arial"/>
          <w:bCs/>
        </w:rPr>
        <w:t xml:space="preserve"> cells; P9, n = 1</w:t>
      </w:r>
      <w:r w:rsidR="000F5852">
        <w:rPr>
          <w:rFonts w:ascii="Arial" w:hAnsi="Arial" w:cs="Arial"/>
          <w:bCs/>
        </w:rPr>
        <w:t>9</w:t>
      </w:r>
      <w:r w:rsidRPr="00615CEC">
        <w:rPr>
          <w:rFonts w:ascii="Arial" w:hAnsi="Arial" w:cs="Arial"/>
          <w:bCs/>
        </w:rPr>
        <w:t xml:space="preserve"> cells</w:t>
      </w:r>
      <w:r w:rsidR="000F5852">
        <w:rPr>
          <w:rFonts w:ascii="Arial" w:hAnsi="Arial" w:cs="Arial"/>
          <w:bCs/>
        </w:rPr>
        <w:t>;</w:t>
      </w:r>
      <w:r w:rsidR="000F5852" w:rsidRPr="000F5852">
        <w:rPr>
          <w:rFonts w:ascii="Arial" w:hAnsi="Arial" w:cs="Arial"/>
          <w:bCs/>
        </w:rPr>
        <w:t xml:space="preserve"> </w:t>
      </w:r>
      <w:r w:rsidR="000F5852" w:rsidRPr="00615CEC">
        <w:rPr>
          <w:rFonts w:ascii="Arial" w:hAnsi="Arial" w:cs="Arial"/>
          <w:bCs/>
        </w:rPr>
        <w:t>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13</w:t>
      </w:r>
      <w:r w:rsidR="000F5852" w:rsidRPr="00615CEC">
        <w:rPr>
          <w:rFonts w:ascii="Arial" w:hAnsi="Arial" w:cs="Arial"/>
          <w:bCs/>
        </w:rPr>
        <w:t xml:space="preserve"> cells</w:t>
      </w:r>
      <w:r w:rsidRPr="00615CEC">
        <w:rPr>
          <w:rFonts w:ascii="Arial" w:hAnsi="Arial" w:cs="Arial"/>
          <w:bCs/>
        </w:rPr>
        <w:t xml:space="preserve">) and </w:t>
      </w:r>
      <w:proofErr w:type="spellStart"/>
      <w:r w:rsidRPr="00615CEC">
        <w:rPr>
          <w:rFonts w:ascii="Arial" w:hAnsi="Arial" w:cs="Arial"/>
          <w:bCs/>
        </w:rPr>
        <w:t>cMNTB</w:t>
      </w:r>
      <w:proofErr w:type="spellEnd"/>
      <w:r w:rsidRPr="00615CEC">
        <w:rPr>
          <w:rFonts w:ascii="Arial" w:hAnsi="Arial" w:cs="Arial"/>
          <w:bCs/>
        </w:rPr>
        <w:t xml:space="preserve"> (TeNT, P4, n = </w:t>
      </w:r>
      <w:r w:rsidR="000F5852">
        <w:rPr>
          <w:rFonts w:ascii="Arial" w:hAnsi="Arial" w:cs="Arial"/>
          <w:bCs/>
        </w:rPr>
        <w:t>2</w:t>
      </w:r>
      <w:r w:rsidR="006D617A">
        <w:rPr>
          <w:rFonts w:ascii="Arial" w:hAnsi="Arial" w:cs="Arial"/>
          <w:bCs/>
        </w:rPr>
        <w:t>0</w:t>
      </w:r>
      <w:r w:rsidRPr="00615CEC">
        <w:rPr>
          <w:rFonts w:ascii="Arial" w:hAnsi="Arial" w:cs="Arial"/>
          <w:bCs/>
        </w:rPr>
        <w:t xml:space="preserve"> cells; P6, n =</w:t>
      </w:r>
      <w:r w:rsidR="000F5852">
        <w:rPr>
          <w:rFonts w:ascii="Arial" w:hAnsi="Arial" w:cs="Arial"/>
          <w:bCs/>
        </w:rPr>
        <w:t>21</w:t>
      </w:r>
      <w:r w:rsidRPr="00615CEC">
        <w:rPr>
          <w:rFonts w:ascii="Arial" w:hAnsi="Arial" w:cs="Arial"/>
          <w:bCs/>
        </w:rPr>
        <w:t xml:space="preserve"> cells; P9, n = </w:t>
      </w:r>
      <w:r w:rsidR="000F5852">
        <w:rPr>
          <w:rFonts w:ascii="Arial" w:hAnsi="Arial" w:cs="Arial"/>
          <w:bCs/>
        </w:rPr>
        <w:t>17</w:t>
      </w:r>
      <w:r w:rsidRPr="00615CEC">
        <w:rPr>
          <w:rFonts w:ascii="Arial" w:hAnsi="Arial" w:cs="Arial"/>
          <w:bCs/>
        </w:rPr>
        <w:t xml:space="preserve"> cells</w:t>
      </w:r>
      <w:r w:rsidR="000F5852" w:rsidRPr="00615CEC">
        <w:rPr>
          <w:rFonts w:ascii="Arial" w:hAnsi="Arial" w:cs="Arial"/>
          <w:bCs/>
        </w:rPr>
        <w:t>; 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7</w:t>
      </w:r>
      <w:r w:rsidR="000F5852" w:rsidRPr="00615CEC">
        <w:rPr>
          <w:rFonts w:ascii="Arial" w:hAnsi="Arial" w:cs="Arial"/>
          <w:bCs/>
        </w:rPr>
        <w:t xml:space="preserve"> cells</w:t>
      </w:r>
      <w:r w:rsidRPr="00615CEC">
        <w:rPr>
          <w:rFonts w:ascii="Arial" w:hAnsi="Arial" w:cs="Arial"/>
          <w:bCs/>
        </w:rPr>
        <w:t xml:space="preserve">) </w:t>
      </w:r>
      <w:r w:rsidR="0080586D">
        <w:rPr>
          <w:rFonts w:ascii="Arial" w:hAnsi="Arial" w:cs="Arial"/>
          <w:bCs/>
        </w:rPr>
        <w:t>following unilateral viral injection</w:t>
      </w:r>
      <w:r w:rsidRPr="00615CEC">
        <w:rPr>
          <w:rFonts w:ascii="Arial" w:hAnsi="Arial" w:cs="Arial"/>
          <w:bCs/>
        </w:rPr>
        <w:t>, across neonatal ages. Horizontal gray lines represent the mean with standard deviation error bars. Statistical significance within each age group was assessed by performing a Kruskal-Wallis ANOVA followed by an uncorrected Dunn’s test for multiple comparisons between ages with significance levels indicated according to the convention: *p &lt; 0.05, **p &lt; 0.01, ***p &lt; 0.001, and ****p &lt; 0.0001.</w:t>
      </w:r>
      <w:r w:rsidRPr="00B53833">
        <w:rPr>
          <w:rFonts w:ascii="Arial" w:hAnsi="Arial" w:cs="Arial"/>
          <w:bCs/>
        </w:rPr>
        <w:t xml:space="preserve">  </w:t>
      </w:r>
    </w:p>
    <w:p w14:paraId="034CB25F" w14:textId="77777777" w:rsidR="0096686C" w:rsidRDefault="0096686C" w:rsidP="00864A0A">
      <w:pPr>
        <w:spacing w:after="0"/>
        <w:rPr>
          <w:rFonts w:ascii="Arial" w:hAnsi="Arial" w:cs="Arial"/>
          <w:b/>
        </w:rPr>
      </w:pPr>
      <w:r>
        <w:rPr>
          <w:rFonts w:ascii="Arial" w:hAnsi="Arial" w:cs="Arial"/>
          <w:b/>
        </w:rPr>
        <w:br w:type="page"/>
      </w:r>
    </w:p>
    <w:p w14:paraId="75DE2A30" w14:textId="207D7F74" w:rsidR="0096686C" w:rsidRDefault="0096686C" w:rsidP="00864A0A">
      <w:pPr>
        <w:spacing w:after="0" w:line="480" w:lineRule="auto"/>
        <w:jc w:val="center"/>
        <w:rPr>
          <w:rFonts w:ascii="Arial" w:hAnsi="Arial" w:cs="Arial"/>
          <w:b/>
        </w:rPr>
      </w:pPr>
      <w:r>
        <w:rPr>
          <w:noProof/>
        </w:rPr>
        <w:lastRenderedPageBreak/>
        <w:drawing>
          <wp:inline distT="0" distB="0" distL="0" distR="0" wp14:anchorId="079692C9" wp14:editId="1A181265">
            <wp:extent cx="4102100" cy="4438650"/>
            <wp:effectExtent l="0" t="0" r="0" b="0"/>
            <wp:docPr id="988704707" name="Picture 3" descr="A graph of a slope res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04707" name="Picture 3" descr="A graph of a slope resistanc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100" cy="4438650"/>
                    </a:xfrm>
                    <a:prstGeom prst="rect">
                      <a:avLst/>
                    </a:prstGeom>
                    <a:noFill/>
                    <a:ln>
                      <a:noFill/>
                    </a:ln>
                  </pic:spPr>
                </pic:pic>
              </a:graphicData>
            </a:graphic>
          </wp:inline>
        </w:drawing>
      </w:r>
    </w:p>
    <w:p w14:paraId="739016B6" w14:textId="6161F2E0" w:rsidR="00B417AF" w:rsidRPr="00D70E66" w:rsidRDefault="00B417AF" w:rsidP="00864A0A">
      <w:pPr>
        <w:spacing w:after="0" w:line="480" w:lineRule="auto"/>
        <w:jc w:val="both"/>
        <w:rPr>
          <w:rFonts w:ascii="Arial" w:hAnsi="Arial" w:cs="Arial"/>
          <w:bCs/>
        </w:rPr>
      </w:pPr>
      <w:r w:rsidRPr="00192EF5">
        <w:rPr>
          <w:rFonts w:ascii="Arial" w:hAnsi="Arial" w:cs="Arial"/>
          <w:b/>
        </w:rPr>
        <w:t>Figure 3.</w:t>
      </w:r>
      <w:r w:rsidRPr="00D70E66">
        <w:rPr>
          <w:rFonts w:ascii="Arial" w:hAnsi="Arial" w:cs="Arial"/>
          <w:bCs/>
        </w:rPr>
        <w:t xml:space="preserve"> </w:t>
      </w:r>
      <w:bookmarkStart w:id="24" w:name="_Hlk166766741"/>
      <w:r w:rsidRPr="00D70E66">
        <w:rPr>
          <w:rFonts w:ascii="Arial" w:hAnsi="Arial" w:cs="Arial"/>
          <w:bCs/>
        </w:rPr>
        <w:t xml:space="preserve">Effects of </w:t>
      </w:r>
      <w:r w:rsidRPr="00D70E66">
        <w:rPr>
          <w:rFonts w:ascii="Arial" w:hAnsi="Arial" w:cs="Arial"/>
          <w:bCs/>
          <w:i/>
          <w:iCs/>
        </w:rPr>
        <w:t xml:space="preserve">in vivo </w:t>
      </w:r>
      <w:r w:rsidRPr="00D70E66">
        <w:rPr>
          <w:rFonts w:ascii="Arial" w:hAnsi="Arial" w:cs="Arial"/>
          <w:bCs/>
        </w:rPr>
        <w:t>silencing of presynaptic activity on MNTB PN intrinsic physiological properties</w:t>
      </w:r>
      <w:bookmarkEnd w:id="24"/>
      <w:r w:rsidRPr="00D70E66">
        <w:rPr>
          <w:rFonts w:ascii="Arial" w:hAnsi="Arial" w:cs="Arial"/>
          <w:bCs/>
        </w:rPr>
        <w:t>. (</w:t>
      </w:r>
      <w:r w:rsidR="00622266">
        <w:rPr>
          <w:rFonts w:ascii="Arial" w:hAnsi="Arial" w:cs="Arial"/>
          <w:bCs/>
        </w:rPr>
        <w:t>A</w:t>
      </w:r>
      <w:r w:rsidRPr="00D70E66">
        <w:rPr>
          <w:rFonts w:ascii="Arial" w:hAnsi="Arial" w:cs="Arial"/>
          <w:bCs/>
        </w:rPr>
        <w:t>-</w:t>
      </w:r>
      <w:r w:rsidR="00622266">
        <w:rPr>
          <w:rFonts w:ascii="Arial" w:hAnsi="Arial" w:cs="Arial"/>
          <w:bCs/>
        </w:rPr>
        <w:t>D</w:t>
      </w:r>
      <w:r w:rsidRPr="00D70E66">
        <w:rPr>
          <w:rFonts w:ascii="Arial" w:hAnsi="Arial" w:cs="Arial"/>
          <w:bCs/>
        </w:rPr>
        <w:t xml:space="preserve">), Plots showing the resting membrane potential (RMP), slope resistance, membrane time constant, and sag </w:t>
      </w:r>
      <w:r w:rsidR="004C108C">
        <w:rPr>
          <w:rFonts w:ascii="Arial" w:hAnsi="Arial" w:cs="Arial"/>
          <w:bCs/>
        </w:rPr>
        <w:t>ratio</w:t>
      </w:r>
      <w:r w:rsidRPr="00D70E66">
        <w:rPr>
          <w:rFonts w:ascii="Arial" w:hAnsi="Arial" w:cs="Arial"/>
          <w:bCs/>
        </w:rPr>
        <w:t xml:space="preserve"> for </w:t>
      </w:r>
      <w:proofErr w:type="spellStart"/>
      <w:r w:rsidRPr="00D70E66">
        <w:rPr>
          <w:rFonts w:ascii="Arial" w:hAnsi="Arial" w:cs="Arial"/>
          <w:bCs/>
        </w:rPr>
        <w:t>iMNTB</w:t>
      </w:r>
      <w:proofErr w:type="spellEnd"/>
      <w:r w:rsidRPr="00D70E66">
        <w:rPr>
          <w:rFonts w:ascii="Arial" w:hAnsi="Arial" w:cs="Arial"/>
          <w:bCs/>
        </w:rPr>
        <w:t xml:space="preserve"> </w:t>
      </w:r>
      <w:bookmarkStart w:id="25" w:name="OLE_LINK2"/>
      <w:r w:rsidRPr="00D70E66">
        <w:rPr>
          <w:rFonts w:ascii="Arial" w:hAnsi="Arial" w:cs="Arial"/>
          <w:bCs/>
        </w:rPr>
        <w:t xml:space="preserve">(Control, </w:t>
      </w:r>
      <w:r w:rsidR="004C108C" w:rsidRPr="00615CEC">
        <w:rPr>
          <w:rFonts w:ascii="Arial" w:hAnsi="Arial" w:cs="Arial"/>
          <w:bCs/>
        </w:rPr>
        <w:t xml:space="preserve">P4, n = </w:t>
      </w:r>
      <w:r w:rsidR="004C108C">
        <w:rPr>
          <w:rFonts w:ascii="Arial" w:hAnsi="Arial" w:cs="Arial"/>
          <w:bCs/>
        </w:rPr>
        <w:t>20</w:t>
      </w:r>
      <w:r w:rsidR="004C108C" w:rsidRPr="00615CEC">
        <w:rPr>
          <w:rFonts w:ascii="Arial" w:hAnsi="Arial" w:cs="Arial"/>
          <w:bCs/>
        </w:rPr>
        <w:t xml:space="preserve"> cells; P6, n =</w:t>
      </w:r>
      <w:r w:rsidR="004C108C">
        <w:rPr>
          <w:rFonts w:ascii="Arial" w:hAnsi="Arial" w:cs="Arial"/>
          <w:bCs/>
        </w:rPr>
        <w:t>20</w:t>
      </w:r>
      <w:r w:rsidR="004C108C" w:rsidRPr="00615CEC">
        <w:rPr>
          <w:rFonts w:ascii="Arial" w:hAnsi="Arial" w:cs="Arial"/>
          <w:bCs/>
        </w:rPr>
        <w:t xml:space="preserve"> cells; P9, n = 1</w:t>
      </w:r>
      <w:r w:rsidR="004C108C">
        <w:rPr>
          <w:rFonts w:ascii="Arial" w:hAnsi="Arial" w:cs="Arial"/>
          <w:bCs/>
        </w:rPr>
        <w:t>9</w:t>
      </w:r>
      <w:r w:rsidR="004C108C" w:rsidRPr="00615CEC">
        <w:rPr>
          <w:rFonts w:ascii="Arial" w:hAnsi="Arial" w:cs="Arial"/>
          <w:bCs/>
        </w:rPr>
        <w:t xml:space="preserve"> cells</w:t>
      </w:r>
      <w:r w:rsidR="004C108C">
        <w:rPr>
          <w:rFonts w:ascii="Arial" w:hAnsi="Arial" w:cs="Arial"/>
          <w:bCs/>
        </w:rPr>
        <w:t>;</w:t>
      </w:r>
      <w:r w:rsidR="004C108C" w:rsidRPr="000F5852">
        <w:rPr>
          <w:rFonts w:ascii="Arial" w:hAnsi="Arial" w:cs="Arial"/>
          <w:bCs/>
        </w:rPr>
        <w:t xml:space="preserve"> </w:t>
      </w:r>
      <w:r w:rsidR="004C108C" w:rsidRPr="00615CEC">
        <w:rPr>
          <w:rFonts w:ascii="Arial" w:hAnsi="Arial" w:cs="Arial"/>
          <w:bCs/>
        </w:rPr>
        <w:t>P</w:t>
      </w:r>
      <w:r w:rsidR="004C108C">
        <w:rPr>
          <w:rFonts w:ascii="Arial" w:hAnsi="Arial" w:cs="Arial"/>
          <w:bCs/>
        </w:rPr>
        <w:t>14</w:t>
      </w:r>
      <w:r w:rsidR="004C108C" w:rsidRPr="00615CEC">
        <w:rPr>
          <w:rFonts w:ascii="Arial" w:hAnsi="Arial" w:cs="Arial"/>
          <w:bCs/>
        </w:rPr>
        <w:t xml:space="preserve">, n = </w:t>
      </w:r>
      <w:r w:rsidR="004C108C">
        <w:rPr>
          <w:rFonts w:ascii="Arial" w:hAnsi="Arial" w:cs="Arial"/>
          <w:bCs/>
        </w:rPr>
        <w:t>13</w:t>
      </w:r>
      <w:r w:rsidR="004C108C" w:rsidRPr="00615CEC">
        <w:rPr>
          <w:rFonts w:ascii="Arial" w:hAnsi="Arial" w:cs="Arial"/>
          <w:bCs/>
        </w:rPr>
        <w:t xml:space="preserve"> cells</w:t>
      </w:r>
      <w:r w:rsidRPr="00D70E66">
        <w:rPr>
          <w:rFonts w:ascii="Arial" w:hAnsi="Arial" w:cs="Arial"/>
          <w:bCs/>
        </w:rPr>
        <w:t xml:space="preserve">) and </w:t>
      </w:r>
      <w:proofErr w:type="spellStart"/>
      <w:r w:rsidRPr="00D70E66">
        <w:rPr>
          <w:rFonts w:ascii="Arial" w:hAnsi="Arial" w:cs="Arial"/>
          <w:bCs/>
        </w:rPr>
        <w:t>cMNTB</w:t>
      </w:r>
      <w:proofErr w:type="spellEnd"/>
      <w:r w:rsidRPr="00D70E66">
        <w:rPr>
          <w:rFonts w:ascii="Arial" w:hAnsi="Arial" w:cs="Arial"/>
          <w:bCs/>
        </w:rPr>
        <w:t xml:space="preserve"> (TeNT, </w:t>
      </w:r>
      <w:r w:rsidR="004C108C" w:rsidRPr="00615CEC">
        <w:rPr>
          <w:rFonts w:ascii="Arial" w:hAnsi="Arial" w:cs="Arial"/>
          <w:bCs/>
        </w:rPr>
        <w:t xml:space="preserve">P4, n = </w:t>
      </w:r>
      <w:r w:rsidR="004C108C">
        <w:rPr>
          <w:rFonts w:ascii="Arial" w:hAnsi="Arial" w:cs="Arial"/>
          <w:bCs/>
        </w:rPr>
        <w:t>2</w:t>
      </w:r>
      <w:r w:rsidR="006D617A">
        <w:rPr>
          <w:rFonts w:ascii="Arial" w:hAnsi="Arial" w:cs="Arial"/>
          <w:bCs/>
        </w:rPr>
        <w:t>0</w:t>
      </w:r>
      <w:r w:rsidR="004C108C" w:rsidRPr="00615CEC">
        <w:rPr>
          <w:rFonts w:ascii="Arial" w:hAnsi="Arial" w:cs="Arial"/>
          <w:bCs/>
        </w:rPr>
        <w:t xml:space="preserve"> cells; P6, n =</w:t>
      </w:r>
      <w:r w:rsidR="004C108C">
        <w:rPr>
          <w:rFonts w:ascii="Arial" w:hAnsi="Arial" w:cs="Arial"/>
          <w:bCs/>
        </w:rPr>
        <w:t>21</w:t>
      </w:r>
      <w:r w:rsidR="004C108C" w:rsidRPr="00615CEC">
        <w:rPr>
          <w:rFonts w:ascii="Arial" w:hAnsi="Arial" w:cs="Arial"/>
          <w:bCs/>
        </w:rPr>
        <w:t xml:space="preserve"> cells; P9, n = </w:t>
      </w:r>
      <w:r w:rsidR="004C108C">
        <w:rPr>
          <w:rFonts w:ascii="Arial" w:hAnsi="Arial" w:cs="Arial"/>
          <w:bCs/>
        </w:rPr>
        <w:t>17</w:t>
      </w:r>
      <w:r w:rsidR="004C108C" w:rsidRPr="00615CEC">
        <w:rPr>
          <w:rFonts w:ascii="Arial" w:hAnsi="Arial" w:cs="Arial"/>
          <w:bCs/>
        </w:rPr>
        <w:t xml:space="preserve"> cells; P</w:t>
      </w:r>
      <w:r w:rsidR="004C108C">
        <w:rPr>
          <w:rFonts w:ascii="Arial" w:hAnsi="Arial" w:cs="Arial"/>
          <w:bCs/>
        </w:rPr>
        <w:t>14</w:t>
      </w:r>
      <w:r w:rsidR="004C108C" w:rsidRPr="00615CEC">
        <w:rPr>
          <w:rFonts w:ascii="Arial" w:hAnsi="Arial" w:cs="Arial"/>
          <w:bCs/>
        </w:rPr>
        <w:t xml:space="preserve">, n = </w:t>
      </w:r>
      <w:r w:rsidR="004C108C">
        <w:rPr>
          <w:rFonts w:ascii="Arial" w:hAnsi="Arial" w:cs="Arial"/>
          <w:bCs/>
        </w:rPr>
        <w:t>7</w:t>
      </w:r>
      <w:r w:rsidR="004C108C" w:rsidRPr="00615CEC">
        <w:rPr>
          <w:rFonts w:ascii="Arial" w:hAnsi="Arial" w:cs="Arial"/>
          <w:bCs/>
        </w:rPr>
        <w:t xml:space="preserve"> cells</w:t>
      </w:r>
      <w:r w:rsidRPr="00D70E66">
        <w:rPr>
          <w:rFonts w:ascii="Arial" w:hAnsi="Arial" w:cs="Arial"/>
          <w:bCs/>
        </w:rPr>
        <w:t xml:space="preserve">) </w:t>
      </w:r>
      <w:bookmarkEnd w:id="25"/>
      <w:r w:rsidRPr="00D70E66">
        <w:rPr>
          <w:rFonts w:ascii="Arial" w:hAnsi="Arial" w:cs="Arial"/>
          <w:bCs/>
        </w:rPr>
        <w:t>PNs across neonatal ages. Horizontal gray lines represent the mean with standard deviation error bars. Statistical significance was assessed by performing a Mann-Whitney U test with significance levels indicated according to the convention: *p &lt; 0.05, **p &lt; 0.01, ***p &lt; 0.001, ****p &lt; 0.0001, and not significant (ns).</w:t>
      </w:r>
    </w:p>
    <w:p w14:paraId="399CE9E0" w14:textId="77777777" w:rsidR="0096686C" w:rsidRDefault="0096686C" w:rsidP="00864A0A">
      <w:pPr>
        <w:spacing w:after="0"/>
        <w:rPr>
          <w:rFonts w:ascii="Arial" w:hAnsi="Arial" w:cs="Arial"/>
          <w:b/>
        </w:rPr>
      </w:pPr>
      <w:r>
        <w:rPr>
          <w:rFonts w:ascii="Arial" w:hAnsi="Arial" w:cs="Arial"/>
          <w:b/>
        </w:rPr>
        <w:br w:type="page"/>
      </w:r>
    </w:p>
    <w:p w14:paraId="29EBD8ED" w14:textId="09F01630" w:rsidR="00CF5414" w:rsidRDefault="00CF5414" w:rsidP="00864A0A">
      <w:pPr>
        <w:spacing w:after="0" w:line="480" w:lineRule="auto"/>
        <w:jc w:val="center"/>
        <w:rPr>
          <w:rFonts w:ascii="Arial" w:hAnsi="Arial" w:cs="Arial"/>
          <w:b/>
        </w:rPr>
      </w:pPr>
      <w:r>
        <w:rPr>
          <w:noProof/>
        </w:rPr>
        <w:lastRenderedPageBreak/>
        <w:drawing>
          <wp:inline distT="0" distB="0" distL="0" distR="0" wp14:anchorId="5707FB10" wp14:editId="77ECA2E4">
            <wp:extent cx="3546475" cy="8229600"/>
            <wp:effectExtent l="0" t="0" r="0" b="0"/>
            <wp:docPr id="459892074" name="Picture 4"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2074" name="Picture 4" descr="A collage of graphs and diagram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6475" cy="8229600"/>
                    </a:xfrm>
                    <a:prstGeom prst="rect">
                      <a:avLst/>
                    </a:prstGeom>
                    <a:noFill/>
                    <a:ln>
                      <a:noFill/>
                    </a:ln>
                  </pic:spPr>
                </pic:pic>
              </a:graphicData>
            </a:graphic>
          </wp:inline>
        </w:drawing>
      </w:r>
    </w:p>
    <w:p w14:paraId="47DABC76" w14:textId="525FC325" w:rsidR="0096686C" w:rsidRDefault="0096686C" w:rsidP="00864A0A">
      <w:pPr>
        <w:spacing w:after="0" w:line="480" w:lineRule="auto"/>
        <w:jc w:val="both"/>
        <w:rPr>
          <w:rFonts w:ascii="Arial" w:hAnsi="Arial" w:cs="Arial"/>
          <w:b/>
        </w:rPr>
      </w:pPr>
      <w:r w:rsidRPr="00192EF5">
        <w:rPr>
          <w:rFonts w:ascii="Arial" w:hAnsi="Arial" w:cs="Arial"/>
          <w:b/>
        </w:rPr>
        <w:lastRenderedPageBreak/>
        <w:t xml:space="preserve">Figure </w:t>
      </w:r>
      <w:r>
        <w:rPr>
          <w:rFonts w:ascii="Arial" w:hAnsi="Arial" w:cs="Arial"/>
          <w:b/>
        </w:rPr>
        <w:t>4</w:t>
      </w:r>
      <w:r w:rsidRPr="00192EF5">
        <w:rPr>
          <w:rFonts w:ascii="Arial" w:hAnsi="Arial" w:cs="Arial"/>
          <w:b/>
        </w:rPr>
        <w:t>.</w:t>
      </w:r>
      <w:r w:rsidRPr="00D70E66">
        <w:rPr>
          <w:rFonts w:ascii="Arial" w:hAnsi="Arial" w:cs="Arial"/>
          <w:bCs/>
        </w:rPr>
        <w:t xml:space="preserve"> Effects of </w:t>
      </w:r>
      <w:r w:rsidRPr="00D70E66">
        <w:rPr>
          <w:rFonts w:ascii="Arial" w:hAnsi="Arial" w:cs="Arial"/>
          <w:bCs/>
          <w:i/>
          <w:iCs/>
        </w:rPr>
        <w:t xml:space="preserve">in vivo </w:t>
      </w:r>
      <w:r w:rsidRPr="00D70E66">
        <w:rPr>
          <w:rFonts w:ascii="Arial" w:hAnsi="Arial" w:cs="Arial"/>
          <w:bCs/>
        </w:rPr>
        <w:t xml:space="preserve">silencing of presynaptic activity on </w:t>
      </w:r>
      <w:r>
        <w:rPr>
          <w:rFonts w:ascii="Arial" w:hAnsi="Arial" w:cs="Arial"/>
          <w:bCs/>
        </w:rPr>
        <w:t>the firing pattern of</w:t>
      </w:r>
      <w:r w:rsidR="00CF5414">
        <w:rPr>
          <w:rFonts w:ascii="Arial" w:hAnsi="Arial" w:cs="Arial"/>
          <w:bCs/>
        </w:rPr>
        <w:t xml:space="preserve"> </w:t>
      </w:r>
      <w:r w:rsidRPr="00D70E66">
        <w:rPr>
          <w:rFonts w:ascii="Arial" w:hAnsi="Arial" w:cs="Arial"/>
          <w:bCs/>
        </w:rPr>
        <w:t>MNTB P</w:t>
      </w:r>
      <w:r>
        <w:rPr>
          <w:rFonts w:ascii="Arial" w:hAnsi="Arial" w:cs="Arial"/>
          <w:bCs/>
        </w:rPr>
        <w:t>Ns</w:t>
      </w:r>
      <w:r w:rsidRPr="00D70E66">
        <w:rPr>
          <w:rFonts w:ascii="Arial" w:hAnsi="Arial" w:cs="Arial"/>
          <w:bCs/>
        </w:rPr>
        <w:t xml:space="preserve">. (A), Exemplary current-clamp traces of P6 PNs recorded from the ipsilateral (non-transduced, control) and contralateral (transduced, TeNT expression), to the injection site, MNTB. Data was recorded at resting membrane potential and shown as a −100 </w:t>
      </w:r>
      <w:proofErr w:type="spellStart"/>
      <w:r w:rsidRPr="00D70E66">
        <w:rPr>
          <w:rFonts w:ascii="Arial" w:hAnsi="Arial" w:cs="Arial"/>
          <w:bCs/>
        </w:rPr>
        <w:t>pA</w:t>
      </w:r>
      <w:proofErr w:type="spellEnd"/>
      <w:r w:rsidRPr="00D70E66">
        <w:rPr>
          <w:rFonts w:ascii="Arial" w:hAnsi="Arial" w:cs="Arial"/>
          <w:bCs/>
        </w:rPr>
        <w:t xml:space="preserve"> </w:t>
      </w:r>
      <w:r>
        <w:rPr>
          <w:rFonts w:ascii="Arial" w:hAnsi="Arial" w:cs="Arial"/>
          <w:bCs/>
        </w:rPr>
        <w:t xml:space="preserve">current </w:t>
      </w:r>
      <w:r w:rsidRPr="00D70E66">
        <w:rPr>
          <w:rFonts w:ascii="Arial" w:hAnsi="Arial" w:cs="Arial"/>
          <w:bCs/>
        </w:rPr>
        <w:t xml:space="preserve">step with successive steps at </w:t>
      </w:r>
      <w:r w:rsidR="001640C3">
        <w:rPr>
          <w:rFonts w:ascii="Arial" w:hAnsi="Arial" w:cs="Arial"/>
          <w:bCs/>
        </w:rPr>
        <w:t>20</w:t>
      </w:r>
      <w:r w:rsidRPr="00D70E66">
        <w:rPr>
          <w:rFonts w:ascii="Arial" w:hAnsi="Arial" w:cs="Arial"/>
          <w:bCs/>
        </w:rPr>
        <w:t xml:space="preserve"> </w:t>
      </w:r>
      <w:proofErr w:type="spellStart"/>
      <w:r w:rsidRPr="00D70E66">
        <w:rPr>
          <w:rFonts w:ascii="Arial" w:hAnsi="Arial" w:cs="Arial"/>
          <w:bCs/>
        </w:rPr>
        <w:t>pA</w:t>
      </w:r>
      <w:proofErr w:type="spellEnd"/>
      <w:r w:rsidRPr="00D70E66">
        <w:rPr>
          <w:rFonts w:ascii="Arial" w:hAnsi="Arial" w:cs="Arial"/>
          <w:bCs/>
        </w:rPr>
        <w:t xml:space="preserve"> increments. </w:t>
      </w:r>
      <w:r w:rsidR="001640C3">
        <w:rPr>
          <w:rFonts w:ascii="Arial" w:hAnsi="Arial" w:cs="Arial"/>
          <w:bCs/>
        </w:rPr>
        <w:t xml:space="preserve">(B), </w:t>
      </w:r>
      <w:r w:rsidRPr="00D70E66">
        <w:rPr>
          <w:rFonts w:ascii="Arial" w:hAnsi="Arial" w:cs="Arial"/>
          <w:bCs/>
        </w:rPr>
        <w:t>MNTB PN expressing TeNT show a delayed transition from a tonic to phasic firing pattern. At P4 both control and TeNT expressing cells displayed a tonic firing pattern. Beginning at P6 the percentage of phasic cells in control conditions increased and was consistent at P9. All recordings from PN expressing TeNT displayed a phasic firing pattern. Numbers inside the bars indicate sample size.</w:t>
      </w:r>
      <w:r w:rsidR="004C108C">
        <w:rPr>
          <w:rFonts w:ascii="Arial" w:hAnsi="Arial" w:cs="Arial"/>
          <w:bCs/>
        </w:rPr>
        <w:t xml:space="preserve"> (C),</w:t>
      </w:r>
      <w:r w:rsidR="000374A3">
        <w:rPr>
          <w:rFonts w:ascii="Arial" w:hAnsi="Arial" w:cs="Arial"/>
          <w:bCs/>
        </w:rPr>
        <w:t xml:space="preserve"> Plots showing the relationship between the number of action potentials elicited following 300 </w:t>
      </w:r>
      <w:proofErr w:type="spellStart"/>
      <w:r w:rsidR="000374A3">
        <w:rPr>
          <w:rFonts w:ascii="Arial" w:hAnsi="Arial" w:cs="Arial"/>
          <w:bCs/>
        </w:rPr>
        <w:t>ms</w:t>
      </w:r>
      <w:proofErr w:type="spellEnd"/>
      <w:r w:rsidR="000374A3">
        <w:rPr>
          <w:rFonts w:ascii="Arial" w:hAnsi="Arial" w:cs="Arial"/>
          <w:bCs/>
        </w:rPr>
        <w:t xml:space="preserve"> depolarizing current injection, comparing PNs in the ipsilateral and contralateral MNTB following viral injection. Each line represents the </w:t>
      </w:r>
      <w:r w:rsidR="0078712A">
        <w:rPr>
          <w:rFonts w:ascii="Arial" w:hAnsi="Arial" w:cs="Arial"/>
          <w:bCs/>
        </w:rPr>
        <w:t xml:space="preserve">number of </w:t>
      </w:r>
      <w:r w:rsidR="000374A3">
        <w:rPr>
          <w:rFonts w:ascii="Arial" w:hAnsi="Arial" w:cs="Arial"/>
          <w:bCs/>
        </w:rPr>
        <w:t>spikes</w:t>
      </w:r>
      <w:r w:rsidR="0078712A">
        <w:rPr>
          <w:rFonts w:ascii="Arial" w:hAnsi="Arial" w:cs="Arial"/>
          <w:bCs/>
        </w:rPr>
        <w:t>/</w:t>
      </w:r>
      <w:r w:rsidR="000374A3">
        <w:rPr>
          <w:rFonts w:ascii="Arial" w:hAnsi="Arial" w:cs="Arial"/>
          <w:bCs/>
        </w:rPr>
        <w:t xml:space="preserve">current injection step for an individual neuron. For clarity, </w:t>
      </w:r>
      <w:r w:rsidR="0078712A">
        <w:rPr>
          <w:rFonts w:ascii="Arial" w:hAnsi="Arial" w:cs="Arial"/>
          <w:bCs/>
        </w:rPr>
        <w:t xml:space="preserve">cells that went into depolarization block had </w:t>
      </w:r>
      <w:r w:rsidR="000374A3">
        <w:rPr>
          <w:rFonts w:ascii="Arial" w:hAnsi="Arial" w:cs="Arial"/>
          <w:bCs/>
        </w:rPr>
        <w:t xml:space="preserve">plots </w:t>
      </w:r>
      <w:r w:rsidR="0078712A">
        <w:rPr>
          <w:rFonts w:ascii="Arial" w:hAnsi="Arial" w:cs="Arial"/>
          <w:bCs/>
        </w:rPr>
        <w:t>clipped</w:t>
      </w:r>
      <w:r w:rsidR="000374A3">
        <w:rPr>
          <w:rFonts w:ascii="Arial" w:hAnsi="Arial" w:cs="Arial"/>
          <w:bCs/>
        </w:rPr>
        <w:t xml:space="preserve"> at the peak</w:t>
      </w:r>
      <w:r w:rsidR="0078712A">
        <w:rPr>
          <w:rFonts w:ascii="Arial" w:hAnsi="Arial" w:cs="Arial"/>
          <w:bCs/>
        </w:rPr>
        <w:t xml:space="preserve"> spikes/current injection. </w:t>
      </w:r>
    </w:p>
    <w:p w14:paraId="520A8066" w14:textId="77777777" w:rsidR="00CF5414" w:rsidRDefault="00CF5414" w:rsidP="00864A0A">
      <w:pPr>
        <w:spacing w:after="0"/>
        <w:rPr>
          <w:rFonts w:ascii="Arial" w:hAnsi="Arial" w:cs="Arial"/>
          <w:b/>
        </w:rPr>
      </w:pPr>
      <w:r>
        <w:rPr>
          <w:rFonts w:ascii="Arial" w:hAnsi="Arial" w:cs="Arial"/>
          <w:b/>
        </w:rPr>
        <w:br w:type="page"/>
      </w:r>
    </w:p>
    <w:p w14:paraId="33EF6935" w14:textId="3ABB8DC5" w:rsidR="00CA774C" w:rsidRDefault="00A86E85" w:rsidP="00864A0A">
      <w:pPr>
        <w:spacing w:after="0" w:line="480" w:lineRule="auto"/>
        <w:jc w:val="center"/>
        <w:rPr>
          <w:rFonts w:ascii="Arial" w:hAnsi="Arial" w:cs="Arial"/>
          <w:b/>
        </w:rPr>
      </w:pPr>
      <w:r>
        <w:rPr>
          <w:noProof/>
        </w:rPr>
        <w:lastRenderedPageBreak/>
        <w:drawing>
          <wp:inline distT="0" distB="0" distL="0" distR="0" wp14:anchorId="75C7D355" wp14:editId="444FB0A9">
            <wp:extent cx="5486400" cy="2854960"/>
            <wp:effectExtent l="0" t="0" r="0" b="2540"/>
            <wp:docPr id="238897013" name="Picture 7"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7013" name="Picture 7" descr="A collage of graphs and diagram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54960"/>
                    </a:xfrm>
                    <a:prstGeom prst="rect">
                      <a:avLst/>
                    </a:prstGeom>
                    <a:noFill/>
                    <a:ln>
                      <a:noFill/>
                    </a:ln>
                  </pic:spPr>
                </pic:pic>
              </a:graphicData>
            </a:graphic>
          </wp:inline>
        </w:drawing>
      </w:r>
    </w:p>
    <w:p w14:paraId="79C437BA" w14:textId="1F7C135F" w:rsidR="00B417AF" w:rsidRPr="00D70E66" w:rsidRDefault="00B417AF" w:rsidP="00864A0A">
      <w:pPr>
        <w:spacing w:after="0" w:line="480" w:lineRule="auto"/>
        <w:jc w:val="both"/>
        <w:rPr>
          <w:rFonts w:ascii="Arial" w:hAnsi="Arial" w:cs="Arial"/>
          <w:bCs/>
        </w:rPr>
      </w:pPr>
      <w:r w:rsidRPr="00192EF5">
        <w:rPr>
          <w:rFonts w:ascii="Arial" w:hAnsi="Arial" w:cs="Arial"/>
          <w:b/>
        </w:rPr>
        <w:t xml:space="preserve">Figure </w:t>
      </w:r>
      <w:r w:rsidR="00CF5414">
        <w:rPr>
          <w:rFonts w:ascii="Arial" w:hAnsi="Arial" w:cs="Arial"/>
          <w:b/>
        </w:rPr>
        <w:t>5</w:t>
      </w:r>
      <w:r w:rsidRPr="00192EF5">
        <w:rPr>
          <w:rFonts w:ascii="Arial" w:hAnsi="Arial" w:cs="Arial"/>
          <w:b/>
        </w:rPr>
        <w:t>.</w:t>
      </w:r>
      <w:r w:rsidRPr="00D70E66">
        <w:rPr>
          <w:rFonts w:ascii="Arial" w:hAnsi="Arial" w:cs="Arial"/>
          <w:bCs/>
        </w:rPr>
        <w:t xml:space="preserve"> </w:t>
      </w:r>
      <w:bookmarkStart w:id="26" w:name="_Hlk166766751"/>
      <w:r w:rsidRPr="00D70E66">
        <w:rPr>
          <w:rFonts w:ascii="Arial" w:hAnsi="Arial" w:cs="Arial"/>
          <w:bCs/>
        </w:rPr>
        <w:t xml:space="preserve">Effects of </w:t>
      </w:r>
      <w:r w:rsidRPr="00D70E66">
        <w:rPr>
          <w:rFonts w:ascii="Arial" w:hAnsi="Arial" w:cs="Arial"/>
          <w:bCs/>
          <w:i/>
          <w:iCs/>
        </w:rPr>
        <w:t xml:space="preserve">in vivo </w:t>
      </w:r>
      <w:r w:rsidRPr="00D70E66">
        <w:rPr>
          <w:rFonts w:ascii="Arial" w:hAnsi="Arial" w:cs="Arial"/>
          <w:bCs/>
        </w:rPr>
        <w:t>silencing of presynaptic activity on MNTB PN action potential kinetics</w:t>
      </w:r>
      <w:bookmarkEnd w:id="26"/>
      <w:r w:rsidRPr="00D70E66">
        <w:rPr>
          <w:rFonts w:ascii="Arial" w:hAnsi="Arial" w:cs="Arial"/>
          <w:bCs/>
        </w:rPr>
        <w:t xml:space="preserve">. (A), </w:t>
      </w:r>
      <w:r w:rsidR="0078712A">
        <w:rPr>
          <w:rFonts w:ascii="Arial" w:hAnsi="Arial" w:cs="Arial"/>
          <w:bCs/>
        </w:rPr>
        <w:t xml:space="preserve">(Top) </w:t>
      </w:r>
      <w:r w:rsidRPr="00D70E66">
        <w:rPr>
          <w:rFonts w:ascii="Arial" w:hAnsi="Arial" w:cs="Arial"/>
          <w:bCs/>
        </w:rPr>
        <w:t xml:space="preserve">Exemplary action potential (AP) waveforms recorded from P6 PNs in the ipsilateral (non-transduced, control) and contralateral (transduced, TeNT expression), to the injection site, MNTB. AP waveform kinetics were analyzed at rheobase. APs were aligned at the inflection point (voltage threshold) showing an increased amplitude and broadening of the waveform kinetics. </w:t>
      </w:r>
      <w:r w:rsidR="0078712A">
        <w:rPr>
          <w:rFonts w:ascii="Arial" w:hAnsi="Arial" w:cs="Arial"/>
          <w:bCs/>
        </w:rPr>
        <w:t xml:space="preserve">(Bottom) </w:t>
      </w:r>
      <w:r w:rsidRPr="00D70E66">
        <w:rPr>
          <w:rFonts w:ascii="Arial" w:hAnsi="Arial" w:cs="Arial"/>
          <w:bCs/>
        </w:rPr>
        <w:t xml:space="preserve">Phase-plane plots corresponding to the representative AP waveforms are shown plotting the </w:t>
      </w:r>
      <w:proofErr w:type="spellStart"/>
      <w:r w:rsidRPr="00D70E66">
        <w:rPr>
          <w:rFonts w:ascii="Arial" w:hAnsi="Arial" w:cs="Arial"/>
          <w:bCs/>
        </w:rPr>
        <w:t>dV</w:t>
      </w:r>
      <w:proofErr w:type="spellEnd"/>
      <w:r w:rsidRPr="00D70E66">
        <w:rPr>
          <w:rFonts w:ascii="Arial" w:hAnsi="Arial" w:cs="Arial"/>
          <w:bCs/>
        </w:rPr>
        <w:t xml:space="preserve">/dt against the membrane potential showing a depolarizing shift in voltage threshold, increased </w:t>
      </w:r>
      <w:r w:rsidR="0078712A">
        <w:rPr>
          <w:rFonts w:ascii="Arial" w:hAnsi="Arial" w:cs="Arial"/>
          <w:bCs/>
        </w:rPr>
        <w:t xml:space="preserve">peak </w:t>
      </w:r>
      <w:r w:rsidRPr="00D70E66">
        <w:rPr>
          <w:rFonts w:ascii="Arial" w:hAnsi="Arial" w:cs="Arial"/>
          <w:bCs/>
        </w:rPr>
        <w:t xml:space="preserve">amplitude, and reduced repolarization rate following TeNT expression. The voltage threshold and peak amplitude are denoted by the arrow and arrowhead, respectively (B-G), Plots showing the AP threshold current, amplitude, half-width, voltage threshold, and max depolarization and repolarization rate for </w:t>
      </w:r>
      <w:proofErr w:type="spellStart"/>
      <w:r w:rsidRPr="00D70E66">
        <w:rPr>
          <w:rFonts w:ascii="Arial" w:hAnsi="Arial" w:cs="Arial"/>
          <w:bCs/>
        </w:rPr>
        <w:t>iMNTB</w:t>
      </w:r>
      <w:proofErr w:type="spellEnd"/>
      <w:r w:rsidRPr="00D70E66">
        <w:rPr>
          <w:rFonts w:ascii="Arial" w:hAnsi="Arial" w:cs="Arial"/>
          <w:bCs/>
        </w:rPr>
        <w:t xml:space="preserve"> (Control, </w:t>
      </w:r>
      <w:r w:rsidR="005027AF" w:rsidRPr="00615CEC">
        <w:rPr>
          <w:rFonts w:ascii="Arial" w:hAnsi="Arial" w:cs="Arial"/>
          <w:bCs/>
        </w:rPr>
        <w:t xml:space="preserve">P4, n = </w:t>
      </w:r>
      <w:r w:rsidR="005027AF">
        <w:rPr>
          <w:rFonts w:ascii="Arial" w:hAnsi="Arial" w:cs="Arial"/>
          <w:bCs/>
        </w:rPr>
        <w:t>20</w:t>
      </w:r>
      <w:r w:rsidR="005027AF" w:rsidRPr="00615CEC">
        <w:rPr>
          <w:rFonts w:ascii="Arial" w:hAnsi="Arial" w:cs="Arial"/>
          <w:bCs/>
        </w:rPr>
        <w:t xml:space="preserve"> cells; P6, n =</w:t>
      </w:r>
      <w:r w:rsidR="005027AF">
        <w:rPr>
          <w:rFonts w:ascii="Arial" w:hAnsi="Arial" w:cs="Arial"/>
          <w:bCs/>
        </w:rPr>
        <w:t>20</w:t>
      </w:r>
      <w:r w:rsidR="005027AF" w:rsidRPr="00615CEC">
        <w:rPr>
          <w:rFonts w:ascii="Arial" w:hAnsi="Arial" w:cs="Arial"/>
          <w:bCs/>
        </w:rPr>
        <w:t xml:space="preserve"> cells; P9, n = 1</w:t>
      </w:r>
      <w:r w:rsidR="005027AF">
        <w:rPr>
          <w:rFonts w:ascii="Arial" w:hAnsi="Arial" w:cs="Arial"/>
          <w:bCs/>
        </w:rPr>
        <w:t>9</w:t>
      </w:r>
      <w:r w:rsidR="005027AF" w:rsidRPr="00615CEC">
        <w:rPr>
          <w:rFonts w:ascii="Arial" w:hAnsi="Arial" w:cs="Arial"/>
          <w:bCs/>
        </w:rPr>
        <w:t xml:space="preserve"> cells</w:t>
      </w:r>
      <w:r w:rsidR="005027AF">
        <w:rPr>
          <w:rFonts w:ascii="Arial" w:hAnsi="Arial" w:cs="Arial"/>
          <w:bCs/>
        </w:rPr>
        <w:t>;</w:t>
      </w:r>
      <w:r w:rsidR="005027AF" w:rsidRPr="000F5852">
        <w:rPr>
          <w:rFonts w:ascii="Arial" w:hAnsi="Arial" w:cs="Arial"/>
          <w:bCs/>
        </w:rPr>
        <w:t xml:space="preserve"> </w:t>
      </w:r>
      <w:r w:rsidR="005027AF" w:rsidRPr="00615CEC">
        <w:rPr>
          <w:rFonts w:ascii="Arial" w:hAnsi="Arial" w:cs="Arial"/>
          <w:bCs/>
        </w:rPr>
        <w:t>P</w:t>
      </w:r>
      <w:r w:rsidR="005027AF">
        <w:rPr>
          <w:rFonts w:ascii="Arial" w:hAnsi="Arial" w:cs="Arial"/>
          <w:bCs/>
        </w:rPr>
        <w:t>14</w:t>
      </w:r>
      <w:r w:rsidR="005027AF" w:rsidRPr="00615CEC">
        <w:rPr>
          <w:rFonts w:ascii="Arial" w:hAnsi="Arial" w:cs="Arial"/>
          <w:bCs/>
        </w:rPr>
        <w:t xml:space="preserve">, n = </w:t>
      </w:r>
      <w:r w:rsidR="005027AF">
        <w:rPr>
          <w:rFonts w:ascii="Arial" w:hAnsi="Arial" w:cs="Arial"/>
          <w:bCs/>
        </w:rPr>
        <w:t>13</w:t>
      </w:r>
      <w:r w:rsidR="005027AF" w:rsidRPr="00615CEC">
        <w:rPr>
          <w:rFonts w:ascii="Arial" w:hAnsi="Arial" w:cs="Arial"/>
          <w:bCs/>
        </w:rPr>
        <w:t xml:space="preserve"> cells</w:t>
      </w:r>
      <w:r w:rsidRPr="00D70E66">
        <w:rPr>
          <w:rFonts w:ascii="Arial" w:hAnsi="Arial" w:cs="Arial"/>
          <w:bCs/>
        </w:rPr>
        <w:t xml:space="preserve">) and </w:t>
      </w:r>
      <w:proofErr w:type="spellStart"/>
      <w:r w:rsidRPr="00D70E66">
        <w:rPr>
          <w:rFonts w:ascii="Arial" w:hAnsi="Arial" w:cs="Arial"/>
          <w:bCs/>
        </w:rPr>
        <w:t>cMNTB</w:t>
      </w:r>
      <w:proofErr w:type="spellEnd"/>
      <w:r w:rsidRPr="00D70E66">
        <w:rPr>
          <w:rFonts w:ascii="Arial" w:hAnsi="Arial" w:cs="Arial"/>
          <w:bCs/>
        </w:rPr>
        <w:t xml:space="preserve"> (TeNT, </w:t>
      </w:r>
      <w:r w:rsidR="005027AF" w:rsidRPr="00615CEC">
        <w:rPr>
          <w:rFonts w:ascii="Arial" w:hAnsi="Arial" w:cs="Arial"/>
          <w:bCs/>
        </w:rPr>
        <w:t xml:space="preserve">P4, n = </w:t>
      </w:r>
      <w:r w:rsidR="005027AF">
        <w:rPr>
          <w:rFonts w:ascii="Arial" w:hAnsi="Arial" w:cs="Arial"/>
          <w:bCs/>
        </w:rPr>
        <w:t>21</w:t>
      </w:r>
      <w:r w:rsidR="005027AF" w:rsidRPr="00615CEC">
        <w:rPr>
          <w:rFonts w:ascii="Arial" w:hAnsi="Arial" w:cs="Arial"/>
          <w:bCs/>
        </w:rPr>
        <w:t xml:space="preserve"> cells; P6, n =</w:t>
      </w:r>
      <w:r w:rsidR="005027AF">
        <w:rPr>
          <w:rFonts w:ascii="Arial" w:hAnsi="Arial" w:cs="Arial"/>
          <w:bCs/>
        </w:rPr>
        <w:t>21</w:t>
      </w:r>
      <w:r w:rsidR="005027AF" w:rsidRPr="00615CEC">
        <w:rPr>
          <w:rFonts w:ascii="Arial" w:hAnsi="Arial" w:cs="Arial"/>
          <w:bCs/>
        </w:rPr>
        <w:t xml:space="preserve"> cells; P9, n = </w:t>
      </w:r>
      <w:r w:rsidR="005027AF">
        <w:rPr>
          <w:rFonts w:ascii="Arial" w:hAnsi="Arial" w:cs="Arial"/>
          <w:bCs/>
        </w:rPr>
        <w:t>17</w:t>
      </w:r>
      <w:r w:rsidR="005027AF" w:rsidRPr="00615CEC">
        <w:rPr>
          <w:rFonts w:ascii="Arial" w:hAnsi="Arial" w:cs="Arial"/>
          <w:bCs/>
        </w:rPr>
        <w:t xml:space="preserve"> cells; P</w:t>
      </w:r>
      <w:r w:rsidR="005027AF">
        <w:rPr>
          <w:rFonts w:ascii="Arial" w:hAnsi="Arial" w:cs="Arial"/>
          <w:bCs/>
        </w:rPr>
        <w:t>14</w:t>
      </w:r>
      <w:r w:rsidR="005027AF" w:rsidRPr="00615CEC">
        <w:rPr>
          <w:rFonts w:ascii="Arial" w:hAnsi="Arial" w:cs="Arial"/>
          <w:bCs/>
        </w:rPr>
        <w:t xml:space="preserve">, n = </w:t>
      </w:r>
      <w:r w:rsidR="005027AF">
        <w:rPr>
          <w:rFonts w:ascii="Arial" w:hAnsi="Arial" w:cs="Arial"/>
          <w:bCs/>
        </w:rPr>
        <w:t>7</w:t>
      </w:r>
      <w:r w:rsidR="005027AF" w:rsidRPr="00615CEC">
        <w:rPr>
          <w:rFonts w:ascii="Arial" w:hAnsi="Arial" w:cs="Arial"/>
          <w:bCs/>
        </w:rPr>
        <w:t xml:space="preserve"> cells</w:t>
      </w:r>
      <w:r w:rsidRPr="00D70E66">
        <w:rPr>
          <w:rFonts w:ascii="Arial" w:hAnsi="Arial" w:cs="Arial"/>
          <w:bCs/>
        </w:rPr>
        <w:t>) PNs across neonatal ages. Horizontal gray lines represent the mean with standard deviation error bars. Statistical significance was assessed by performing a Mann-</w:t>
      </w:r>
      <w:r w:rsidRPr="00D70E66">
        <w:rPr>
          <w:rFonts w:ascii="Arial" w:hAnsi="Arial" w:cs="Arial"/>
          <w:bCs/>
        </w:rPr>
        <w:lastRenderedPageBreak/>
        <w:t xml:space="preserve">Whitney U test with significance levels indicated according to the convention: *p &lt; 0.05, **p &lt; 0.01, ***p &lt; 0.001, ****p &lt; 0.0001, and not significant (ns).  </w:t>
      </w:r>
    </w:p>
    <w:p w14:paraId="76F80AC3" w14:textId="77777777" w:rsidR="005027AF" w:rsidRDefault="005027AF" w:rsidP="00864A0A">
      <w:pPr>
        <w:spacing w:after="0"/>
        <w:rPr>
          <w:rFonts w:ascii="Arial" w:hAnsi="Arial" w:cs="Arial"/>
          <w:b/>
        </w:rPr>
      </w:pPr>
      <w:r>
        <w:rPr>
          <w:rFonts w:ascii="Arial" w:hAnsi="Arial" w:cs="Arial"/>
          <w:b/>
        </w:rPr>
        <w:br w:type="page"/>
      </w:r>
    </w:p>
    <w:p w14:paraId="779AE542" w14:textId="75FFF21C" w:rsidR="00B417AF" w:rsidRPr="00DF6ACC" w:rsidRDefault="00B417AF" w:rsidP="00864A0A">
      <w:pPr>
        <w:spacing w:after="0" w:line="480" w:lineRule="auto"/>
        <w:jc w:val="both"/>
        <w:rPr>
          <w:rFonts w:ascii="Arial" w:hAnsi="Arial" w:cs="Arial"/>
          <w:bCs/>
        </w:rPr>
      </w:pPr>
      <w:r w:rsidRPr="00192EF5">
        <w:rPr>
          <w:rFonts w:ascii="Arial" w:hAnsi="Arial" w:cs="Arial"/>
          <w:b/>
        </w:rPr>
        <w:lastRenderedPageBreak/>
        <w:t>Figure X</w:t>
      </w:r>
      <w:r>
        <w:rPr>
          <w:rFonts w:ascii="Arial" w:hAnsi="Arial" w:cs="Arial"/>
          <w:bCs/>
        </w:rPr>
        <w:t>.</w:t>
      </w:r>
      <w:r w:rsidRPr="00DF6ACC">
        <w:rPr>
          <w:rFonts w:ascii="Arial" w:hAnsi="Arial" w:cs="Arial"/>
          <w:bCs/>
        </w:rPr>
        <w:t xml:space="preserve"> Effects of </w:t>
      </w:r>
      <w:r w:rsidRPr="00DF6ACC">
        <w:rPr>
          <w:rFonts w:ascii="Arial" w:hAnsi="Arial" w:cs="Arial"/>
          <w:bCs/>
          <w:i/>
          <w:iCs/>
        </w:rPr>
        <w:t xml:space="preserve">in vivo </w:t>
      </w:r>
      <w:r w:rsidRPr="00DF6ACC">
        <w:rPr>
          <w:rFonts w:ascii="Arial" w:hAnsi="Arial" w:cs="Arial"/>
          <w:bCs/>
        </w:rPr>
        <w:t>silencing of presynaptic activity on CH morphology. (A-B), Confocal images from the ipsilateral and contralateral MNTB (</w:t>
      </w:r>
      <w:proofErr w:type="spellStart"/>
      <w:r w:rsidRPr="00DF6ACC">
        <w:rPr>
          <w:rFonts w:ascii="Arial" w:hAnsi="Arial" w:cs="Arial"/>
          <w:bCs/>
        </w:rPr>
        <w:t>iMNTB</w:t>
      </w:r>
      <w:proofErr w:type="spellEnd"/>
      <w:r w:rsidRPr="00DF6ACC">
        <w:rPr>
          <w:rFonts w:ascii="Arial" w:hAnsi="Arial" w:cs="Arial"/>
          <w:bCs/>
        </w:rPr>
        <w:t xml:space="preserve"> and </w:t>
      </w:r>
      <w:proofErr w:type="spellStart"/>
      <w:r w:rsidRPr="00DF6ACC">
        <w:rPr>
          <w:rFonts w:ascii="Arial" w:hAnsi="Arial" w:cs="Arial"/>
          <w:bCs/>
        </w:rPr>
        <w:t>cMNTB</w:t>
      </w:r>
      <w:proofErr w:type="spellEnd"/>
      <w:r w:rsidRPr="00DF6ACC">
        <w:rPr>
          <w:rFonts w:ascii="Arial" w:hAnsi="Arial" w:cs="Arial"/>
          <w:bCs/>
        </w:rPr>
        <w:t xml:space="preserve">, respectively), to the injection site, following unilateral viral vector injection into the ventral cochlear nucleus expressing TeNT. </w:t>
      </w:r>
      <w:proofErr w:type="spellStart"/>
      <w:r w:rsidRPr="00DF6ACC">
        <w:rPr>
          <w:rFonts w:ascii="Arial" w:hAnsi="Arial" w:cs="Arial"/>
          <w:bCs/>
        </w:rPr>
        <w:t>mCherry</w:t>
      </w:r>
      <w:proofErr w:type="spellEnd"/>
      <w:r w:rsidRPr="00DF6ACC">
        <w:rPr>
          <w:rFonts w:ascii="Arial" w:hAnsi="Arial" w:cs="Arial"/>
          <w:bCs/>
        </w:rPr>
        <w:t xml:space="preserve"> staining (red, co-expressed with TeNT) labels the globular bushy cell axons passing and CH in the </w:t>
      </w:r>
      <w:proofErr w:type="spellStart"/>
      <w:r w:rsidRPr="00DF6ACC">
        <w:rPr>
          <w:rFonts w:ascii="Arial" w:hAnsi="Arial" w:cs="Arial"/>
          <w:bCs/>
        </w:rPr>
        <w:t>cMNTB</w:t>
      </w:r>
      <w:proofErr w:type="spellEnd"/>
      <w:r w:rsidRPr="00DF6ACC">
        <w:rPr>
          <w:rFonts w:ascii="Arial" w:hAnsi="Arial" w:cs="Arial"/>
          <w:bCs/>
        </w:rPr>
        <w:t xml:space="preserve">. Vglut1/2 staining (magenta) labels the CH with more punctate labeling in the </w:t>
      </w:r>
      <w:proofErr w:type="spellStart"/>
      <w:r w:rsidRPr="00DF6ACC">
        <w:rPr>
          <w:rFonts w:ascii="Arial" w:hAnsi="Arial" w:cs="Arial"/>
          <w:bCs/>
        </w:rPr>
        <w:t>cMNTB</w:t>
      </w:r>
      <w:proofErr w:type="spellEnd"/>
      <w:r w:rsidRPr="00DF6ACC">
        <w:rPr>
          <w:rFonts w:ascii="Arial" w:hAnsi="Arial" w:cs="Arial"/>
          <w:bCs/>
        </w:rPr>
        <w:t xml:space="preserve">. Scale bar: 10 </w:t>
      </w:r>
      <w:r w:rsidRPr="00DF6ACC">
        <w:rPr>
          <w:rFonts w:ascii="Symbol" w:hAnsi="Symbol" w:cs="Arial"/>
          <w:bCs/>
        </w:rPr>
        <w:t>m</w:t>
      </w:r>
      <w:r w:rsidRPr="00DF6ACC">
        <w:rPr>
          <w:rFonts w:ascii="Arial" w:hAnsi="Arial" w:cs="Arial"/>
          <w:bCs/>
        </w:rPr>
        <w:t xml:space="preserve">m. (C-D), 63X confocal images from the </w:t>
      </w:r>
      <w:proofErr w:type="spellStart"/>
      <w:r w:rsidRPr="00DF6ACC">
        <w:rPr>
          <w:rFonts w:ascii="Arial" w:hAnsi="Arial" w:cs="Arial"/>
          <w:bCs/>
        </w:rPr>
        <w:t>iMNTB</w:t>
      </w:r>
      <w:proofErr w:type="spellEnd"/>
      <w:r w:rsidRPr="00DF6ACC">
        <w:rPr>
          <w:rFonts w:ascii="Arial" w:hAnsi="Arial" w:cs="Arial"/>
          <w:bCs/>
        </w:rPr>
        <w:t xml:space="preserve"> (non-transduced) and </w:t>
      </w:r>
      <w:proofErr w:type="spellStart"/>
      <w:r w:rsidRPr="00DF6ACC">
        <w:rPr>
          <w:rFonts w:ascii="Arial" w:hAnsi="Arial" w:cs="Arial"/>
          <w:bCs/>
        </w:rPr>
        <w:t>cMNTB</w:t>
      </w:r>
      <w:proofErr w:type="spellEnd"/>
      <w:r w:rsidRPr="00DF6ACC">
        <w:rPr>
          <w:rFonts w:ascii="Arial" w:hAnsi="Arial" w:cs="Arial"/>
          <w:bCs/>
        </w:rPr>
        <w:t xml:space="preserve"> (transduced, TeNT expression), respectively. Transduced CHs were smaller in volume, had less extension over the somatic surface, and were thicker. Map2 staining (green) labels the PN with smaller and irregular shaped cells in the </w:t>
      </w:r>
      <w:proofErr w:type="spellStart"/>
      <w:proofErr w:type="gramStart"/>
      <w:r w:rsidRPr="00DF6ACC">
        <w:rPr>
          <w:rFonts w:ascii="Arial" w:hAnsi="Arial" w:cs="Arial"/>
          <w:bCs/>
        </w:rPr>
        <w:t>cMNTB</w:t>
      </w:r>
      <w:proofErr w:type="spellEnd"/>
      <w:r w:rsidRPr="00DF6ACC">
        <w:rPr>
          <w:rFonts w:ascii="Arial" w:hAnsi="Arial" w:cs="Arial"/>
          <w:bCs/>
        </w:rPr>
        <w:t xml:space="preserve"> .</w:t>
      </w:r>
      <w:proofErr w:type="gramEnd"/>
      <w:r w:rsidRPr="00DF6ACC">
        <w:rPr>
          <w:rFonts w:ascii="Arial" w:hAnsi="Arial" w:cs="Arial"/>
          <w:bCs/>
        </w:rPr>
        <w:t xml:space="preserve"> Scale bar: 10 </w:t>
      </w:r>
      <w:r w:rsidRPr="00DF6ACC">
        <w:rPr>
          <w:rFonts w:ascii="Symbol" w:hAnsi="Symbol" w:cs="Arial"/>
          <w:bCs/>
        </w:rPr>
        <w:t>m</w:t>
      </w:r>
      <w:r w:rsidRPr="00DF6ACC">
        <w:rPr>
          <w:rFonts w:ascii="Arial" w:hAnsi="Arial" w:cs="Arial"/>
          <w:bCs/>
        </w:rPr>
        <w:t>m. (C’), 3D reconstruction of the non-transduced CH in panel (c). (D’), 3D reconstruction of the transduced CH in panel (D).  (E</w:t>
      </w:r>
      <w:r>
        <w:rPr>
          <w:rFonts w:ascii="Arial" w:hAnsi="Arial" w:cs="Arial"/>
          <w:bCs/>
        </w:rPr>
        <w:t>-F</w:t>
      </w:r>
      <w:r w:rsidRPr="00DF6ACC">
        <w:rPr>
          <w:rFonts w:ascii="Arial" w:hAnsi="Arial" w:cs="Arial"/>
          <w:bCs/>
        </w:rPr>
        <w:t xml:space="preserve">), Plots of the volume and thickness of non-transduced (control) and transduced (TeNT expression) from reconstructed calyces. Error bars represent the mean ± standard deviation. Statistical significance was assessed by performing a Mann-Whitney U test with significance levels indicated according to the convention: *p &lt; 0.05, **p &lt; 0.01, ***p &lt; 0.001, ****p &lt; 0.0001, and not significant (ns).  </w:t>
      </w:r>
    </w:p>
    <w:p w14:paraId="0C5A1D93" w14:textId="77777777" w:rsidR="00B417AF" w:rsidRPr="00AF03ED" w:rsidRDefault="00B417AF" w:rsidP="00864A0A">
      <w:pPr>
        <w:spacing w:after="0" w:line="480" w:lineRule="auto"/>
        <w:jc w:val="both"/>
        <w:rPr>
          <w:rFonts w:ascii="Arial" w:hAnsi="Arial" w:cs="Arial"/>
          <w:bCs/>
        </w:rPr>
      </w:pPr>
    </w:p>
    <w:p w14:paraId="782D48F8" w14:textId="77777777" w:rsidR="00B417AF" w:rsidRDefault="00B417AF" w:rsidP="00864A0A">
      <w:pPr>
        <w:spacing w:after="0" w:line="480" w:lineRule="auto"/>
        <w:jc w:val="both"/>
        <w:rPr>
          <w:rFonts w:ascii="Arial" w:hAnsi="Arial" w:cs="Arial"/>
          <w:bCs/>
        </w:rPr>
      </w:pPr>
    </w:p>
    <w:p w14:paraId="3BD908D9" w14:textId="77777777" w:rsidR="00271EF9" w:rsidRDefault="00271EF9" w:rsidP="00864A0A">
      <w:pPr>
        <w:spacing w:after="0"/>
        <w:rPr>
          <w:rFonts w:ascii="Arial" w:hAnsi="Arial" w:cs="Arial"/>
          <w:b/>
        </w:rPr>
      </w:pPr>
      <w:r>
        <w:rPr>
          <w:rFonts w:ascii="Arial" w:hAnsi="Arial" w:cs="Arial"/>
          <w:b/>
        </w:rPr>
        <w:br w:type="page"/>
      </w:r>
    </w:p>
    <w:p w14:paraId="71A79199" w14:textId="028298E6" w:rsidR="00271EF9" w:rsidRDefault="00271EF9" w:rsidP="00864A0A">
      <w:pPr>
        <w:spacing w:after="0" w:line="480" w:lineRule="auto"/>
        <w:jc w:val="center"/>
        <w:rPr>
          <w:rFonts w:ascii="Arial" w:hAnsi="Arial" w:cs="Arial"/>
          <w:b/>
        </w:rPr>
      </w:pPr>
      <w:r>
        <w:rPr>
          <w:noProof/>
        </w:rPr>
        <w:lastRenderedPageBreak/>
        <w:drawing>
          <wp:inline distT="0" distB="0" distL="0" distR="0" wp14:anchorId="4B95A714" wp14:editId="14C33F2E">
            <wp:extent cx="4102100" cy="4140200"/>
            <wp:effectExtent l="0" t="0" r="0" b="0"/>
            <wp:docPr id="1487222083" name="Picture 1" descr="A collage of images of a human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2083" name="Picture 1" descr="A collage of images of a human brai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2100" cy="4140200"/>
                    </a:xfrm>
                    <a:prstGeom prst="rect">
                      <a:avLst/>
                    </a:prstGeom>
                    <a:noFill/>
                    <a:ln>
                      <a:noFill/>
                    </a:ln>
                  </pic:spPr>
                </pic:pic>
              </a:graphicData>
            </a:graphic>
          </wp:inline>
        </w:drawing>
      </w:r>
    </w:p>
    <w:p w14:paraId="7C55579D" w14:textId="66BAD26E" w:rsidR="00B417AF" w:rsidRPr="00453CFC" w:rsidRDefault="00B417AF" w:rsidP="00864A0A">
      <w:pPr>
        <w:spacing w:after="0" w:line="480" w:lineRule="auto"/>
        <w:jc w:val="both"/>
        <w:rPr>
          <w:rFonts w:ascii="Arial" w:hAnsi="Arial" w:cs="Arial"/>
          <w:b/>
        </w:rPr>
      </w:pPr>
      <w:r>
        <w:rPr>
          <w:rFonts w:ascii="Arial" w:hAnsi="Arial" w:cs="Arial"/>
          <w:b/>
        </w:rPr>
        <w:t xml:space="preserve">Supplemental Figure 1. </w:t>
      </w:r>
      <w:r w:rsidR="00271EF9">
        <w:rPr>
          <w:rFonts w:ascii="Arial" w:hAnsi="Arial" w:cs="Arial"/>
          <w:bCs/>
        </w:rPr>
        <w:t xml:space="preserve">Expression pattern following unilateral viral vector injection into the ventral cochlear nucleus (VCN) across development. </w:t>
      </w:r>
      <w:r w:rsidRPr="00AF03ED">
        <w:rPr>
          <w:rFonts w:ascii="Arial" w:hAnsi="Arial" w:cs="Arial"/>
          <w:bCs/>
        </w:rPr>
        <w:t>(</w:t>
      </w:r>
      <w:r>
        <w:rPr>
          <w:rFonts w:ascii="Arial" w:hAnsi="Arial" w:cs="Arial"/>
          <w:bCs/>
        </w:rPr>
        <w:t>A-D</w:t>
      </w:r>
      <w:r w:rsidRPr="00AF03ED">
        <w:rPr>
          <w:rFonts w:ascii="Arial" w:hAnsi="Arial" w:cs="Arial"/>
          <w:bCs/>
        </w:rPr>
        <w:t xml:space="preserve">), </w:t>
      </w:r>
      <w:r w:rsidR="00271EF9">
        <w:rPr>
          <w:rFonts w:ascii="Arial" w:hAnsi="Arial" w:cs="Arial"/>
          <w:bCs/>
        </w:rPr>
        <w:t xml:space="preserve">Injection of the dual expression </w:t>
      </w:r>
      <w:proofErr w:type="spellStart"/>
      <w:r w:rsidR="00271EF9">
        <w:rPr>
          <w:rFonts w:ascii="Arial" w:hAnsi="Arial" w:cs="Arial"/>
          <w:bCs/>
        </w:rPr>
        <w:t>HdAd</w:t>
      </w:r>
      <w:proofErr w:type="spellEnd"/>
      <w:r w:rsidR="00271EF9">
        <w:rPr>
          <w:rFonts w:ascii="Arial" w:hAnsi="Arial" w:cs="Arial"/>
          <w:bCs/>
        </w:rPr>
        <w:t xml:space="preserve"> vector (</w:t>
      </w:r>
      <w:proofErr w:type="spellStart"/>
      <w:r w:rsidR="00CE5ED8">
        <w:rPr>
          <w:rFonts w:ascii="Arial" w:hAnsi="Arial" w:cs="Arial"/>
          <w:bCs/>
        </w:rPr>
        <w:t>mCherry</w:t>
      </w:r>
      <w:proofErr w:type="spellEnd"/>
      <w:r w:rsidR="00CE5ED8">
        <w:rPr>
          <w:rFonts w:ascii="Arial" w:hAnsi="Arial" w:cs="Arial"/>
          <w:bCs/>
        </w:rPr>
        <w:t xml:space="preserve"> reporter molecule </w:t>
      </w:r>
      <w:proofErr w:type="spellStart"/>
      <w:r w:rsidR="00CE5ED8">
        <w:rPr>
          <w:rFonts w:ascii="Arial" w:hAnsi="Arial" w:cs="Arial"/>
          <w:bCs/>
        </w:rPr>
        <w:t>coexpressed</w:t>
      </w:r>
      <w:proofErr w:type="spellEnd"/>
      <w:r w:rsidR="00CE5ED8">
        <w:rPr>
          <w:rFonts w:ascii="Arial" w:hAnsi="Arial" w:cs="Arial"/>
          <w:bCs/>
        </w:rPr>
        <w:t xml:space="preserve"> with TeNT light chain</w:t>
      </w:r>
      <w:r w:rsidR="00271EF9">
        <w:rPr>
          <w:rFonts w:ascii="Arial" w:hAnsi="Arial" w:cs="Arial"/>
          <w:bCs/>
        </w:rPr>
        <w:t xml:space="preserve">) </w:t>
      </w:r>
      <w:r w:rsidRPr="00AF03ED">
        <w:rPr>
          <w:rFonts w:ascii="Arial" w:hAnsi="Arial" w:cs="Arial"/>
          <w:bCs/>
        </w:rPr>
        <w:t xml:space="preserve">into the VCN </w:t>
      </w:r>
      <w:r w:rsidR="00271EF9">
        <w:rPr>
          <w:rFonts w:ascii="Arial" w:hAnsi="Arial" w:cs="Arial"/>
          <w:bCs/>
        </w:rPr>
        <w:t xml:space="preserve">was performed </w:t>
      </w:r>
      <w:r w:rsidRPr="00AF03ED">
        <w:rPr>
          <w:rFonts w:ascii="Arial" w:hAnsi="Arial" w:cs="Arial"/>
          <w:bCs/>
        </w:rPr>
        <w:t>at P0</w:t>
      </w:r>
      <w:r w:rsidR="00CE5ED8">
        <w:rPr>
          <w:rFonts w:ascii="Arial" w:hAnsi="Arial" w:cs="Arial"/>
          <w:bCs/>
        </w:rPr>
        <w:t xml:space="preserve"> followed by </w:t>
      </w:r>
      <w:proofErr w:type="spellStart"/>
      <w:r w:rsidR="00CE5ED8">
        <w:rPr>
          <w:rFonts w:ascii="Arial" w:hAnsi="Arial" w:cs="Arial"/>
          <w:bCs/>
        </w:rPr>
        <w:t>transcardial</w:t>
      </w:r>
      <w:proofErr w:type="spellEnd"/>
      <w:r w:rsidR="00CE5ED8">
        <w:rPr>
          <w:rFonts w:ascii="Arial" w:hAnsi="Arial" w:cs="Arial"/>
          <w:bCs/>
        </w:rPr>
        <w:t xml:space="preserve"> perfusion with 4% PFA at P2, P4, P9, and P14</w:t>
      </w:r>
      <w:r w:rsidRPr="00AF03ED">
        <w:rPr>
          <w:rFonts w:ascii="Arial" w:hAnsi="Arial" w:cs="Arial"/>
          <w:bCs/>
        </w:rPr>
        <w:t xml:space="preserve">. </w:t>
      </w:r>
      <w:r w:rsidR="00CE5ED8">
        <w:rPr>
          <w:rFonts w:ascii="Arial" w:hAnsi="Arial" w:cs="Arial"/>
          <w:bCs/>
        </w:rPr>
        <w:t xml:space="preserve">Endogenous </w:t>
      </w:r>
      <w:proofErr w:type="spellStart"/>
      <w:r w:rsidR="00CE5ED8">
        <w:rPr>
          <w:rFonts w:ascii="Arial" w:hAnsi="Arial" w:cs="Arial"/>
          <w:bCs/>
        </w:rPr>
        <w:t>mCherry</w:t>
      </w:r>
      <w:proofErr w:type="spellEnd"/>
      <w:r w:rsidR="00CE5ED8">
        <w:rPr>
          <w:rFonts w:ascii="Arial" w:hAnsi="Arial" w:cs="Arial"/>
          <w:bCs/>
        </w:rPr>
        <w:t xml:space="preserve"> labeling was amplified with primary antibodies against </w:t>
      </w:r>
      <w:proofErr w:type="spellStart"/>
      <w:r w:rsidR="00CE5ED8">
        <w:rPr>
          <w:rFonts w:ascii="Arial" w:hAnsi="Arial" w:cs="Arial"/>
          <w:bCs/>
        </w:rPr>
        <w:t>dsRed</w:t>
      </w:r>
      <w:proofErr w:type="spellEnd"/>
      <w:r w:rsidR="00CE5ED8">
        <w:rPr>
          <w:rFonts w:ascii="Arial" w:hAnsi="Arial" w:cs="Arial"/>
          <w:bCs/>
        </w:rPr>
        <w:t xml:space="preserve"> following standard immunohistochemistry procedures. </w:t>
      </w:r>
      <w:r w:rsidRPr="00AF03ED">
        <w:rPr>
          <w:rFonts w:ascii="Arial" w:hAnsi="Arial" w:cs="Arial"/>
          <w:bCs/>
        </w:rPr>
        <w:t>Arrow</w:t>
      </w:r>
      <w:r w:rsidR="00CE5ED8">
        <w:rPr>
          <w:rFonts w:ascii="Arial" w:hAnsi="Arial" w:cs="Arial"/>
          <w:bCs/>
        </w:rPr>
        <w:t>s</w:t>
      </w:r>
      <w:r w:rsidRPr="00AF03ED">
        <w:rPr>
          <w:rFonts w:ascii="Arial" w:hAnsi="Arial" w:cs="Arial"/>
          <w:bCs/>
        </w:rPr>
        <w:t xml:space="preserve"> indicate</w:t>
      </w:r>
      <w:r w:rsidR="00CE5ED8">
        <w:rPr>
          <w:rFonts w:ascii="Arial" w:hAnsi="Arial" w:cs="Arial"/>
          <w:bCs/>
        </w:rPr>
        <w:t xml:space="preserve"> the viral</w:t>
      </w:r>
      <w:r w:rsidRPr="00AF03ED">
        <w:rPr>
          <w:rFonts w:ascii="Arial" w:hAnsi="Arial" w:cs="Arial"/>
          <w:bCs/>
        </w:rPr>
        <w:t xml:space="preserve"> injection site. </w:t>
      </w:r>
      <w:r w:rsidR="0023172F">
        <w:rPr>
          <w:rFonts w:ascii="Arial" w:hAnsi="Arial" w:cs="Arial"/>
          <w:bCs/>
        </w:rPr>
        <w:t>Vertical d</w:t>
      </w:r>
      <w:r w:rsidRPr="00AF03ED">
        <w:rPr>
          <w:rFonts w:ascii="Arial" w:hAnsi="Arial" w:cs="Arial"/>
          <w:bCs/>
        </w:rPr>
        <w:t>ashed line indicates the midline. The ipsilateral and contralateral MNTB (</w:t>
      </w:r>
      <w:proofErr w:type="spellStart"/>
      <w:r w:rsidRPr="00AF03ED">
        <w:rPr>
          <w:rFonts w:ascii="Arial" w:hAnsi="Arial" w:cs="Arial"/>
          <w:bCs/>
        </w:rPr>
        <w:t>iMNTB</w:t>
      </w:r>
      <w:proofErr w:type="spellEnd"/>
      <w:r w:rsidRPr="00AF03ED">
        <w:rPr>
          <w:rFonts w:ascii="Arial" w:hAnsi="Arial" w:cs="Arial"/>
          <w:bCs/>
        </w:rPr>
        <w:t xml:space="preserve"> and </w:t>
      </w:r>
      <w:proofErr w:type="spellStart"/>
      <w:r w:rsidRPr="00AF03ED">
        <w:rPr>
          <w:rFonts w:ascii="Arial" w:hAnsi="Arial" w:cs="Arial"/>
          <w:bCs/>
        </w:rPr>
        <w:t>cMNTB</w:t>
      </w:r>
      <w:proofErr w:type="spellEnd"/>
      <w:r w:rsidRPr="00AF03ED">
        <w:rPr>
          <w:rFonts w:ascii="Arial" w:hAnsi="Arial" w:cs="Arial"/>
          <w:bCs/>
        </w:rPr>
        <w:t xml:space="preserve">, respectively), to the injection site is outlined in a dashed line. </w:t>
      </w:r>
      <w:r w:rsidR="00022FBE">
        <w:rPr>
          <w:rFonts w:ascii="Arial" w:hAnsi="Arial" w:cs="Arial"/>
          <w:bCs/>
        </w:rPr>
        <w:t xml:space="preserve">Labeling in the injected cochlear nucleus is confined to the neuronal cell bodies in VCN, with afferent projection fibers to the dorsal cochlear nucleus (DCN) labeled. </w:t>
      </w:r>
      <w:r w:rsidRPr="00AF03ED">
        <w:rPr>
          <w:rFonts w:ascii="Arial" w:hAnsi="Arial" w:cs="Arial"/>
          <w:bCs/>
        </w:rPr>
        <w:t xml:space="preserve">Scale bar: 500 </w:t>
      </w:r>
      <w:r w:rsidRPr="00AF03ED">
        <w:rPr>
          <w:rFonts w:ascii="Symbol" w:hAnsi="Symbol" w:cs="Arial"/>
          <w:bCs/>
        </w:rPr>
        <w:t>m</w:t>
      </w:r>
      <w:r w:rsidRPr="00AF03ED">
        <w:rPr>
          <w:rFonts w:ascii="Arial" w:hAnsi="Arial" w:cs="Arial"/>
          <w:bCs/>
        </w:rPr>
        <w:t>m. (</w:t>
      </w:r>
      <w:r>
        <w:rPr>
          <w:rFonts w:ascii="Arial" w:hAnsi="Arial" w:cs="Arial"/>
          <w:bCs/>
        </w:rPr>
        <w:t>A</w:t>
      </w:r>
      <w:r w:rsidRPr="00AF03ED">
        <w:rPr>
          <w:rFonts w:ascii="Arial" w:hAnsi="Arial" w:cs="Arial"/>
          <w:bCs/>
        </w:rPr>
        <w:t>’</w:t>
      </w:r>
      <w:r>
        <w:rPr>
          <w:rFonts w:ascii="Arial" w:hAnsi="Arial" w:cs="Arial"/>
          <w:bCs/>
        </w:rPr>
        <w:t>-D’</w:t>
      </w:r>
      <w:r w:rsidRPr="00AF03ED">
        <w:rPr>
          <w:rFonts w:ascii="Arial" w:hAnsi="Arial" w:cs="Arial"/>
          <w:bCs/>
        </w:rPr>
        <w:t xml:space="preserve"> and </w:t>
      </w:r>
      <w:r>
        <w:rPr>
          <w:rFonts w:ascii="Arial" w:hAnsi="Arial" w:cs="Arial"/>
          <w:bCs/>
        </w:rPr>
        <w:t>A</w:t>
      </w:r>
      <w:r w:rsidRPr="00AF03ED">
        <w:rPr>
          <w:rFonts w:ascii="Arial" w:hAnsi="Arial" w:cs="Arial"/>
          <w:bCs/>
        </w:rPr>
        <w:t>’’</w:t>
      </w:r>
      <w:r>
        <w:rPr>
          <w:rFonts w:ascii="Arial" w:hAnsi="Arial" w:cs="Arial"/>
          <w:bCs/>
        </w:rPr>
        <w:t>-D’’</w:t>
      </w:r>
      <w:r w:rsidRPr="00AF03ED">
        <w:rPr>
          <w:rFonts w:ascii="Arial" w:hAnsi="Arial" w:cs="Arial"/>
          <w:bCs/>
        </w:rPr>
        <w:t xml:space="preserve">), High-magnification images showing </w:t>
      </w:r>
      <w:r w:rsidRPr="00AF03ED">
        <w:rPr>
          <w:rFonts w:ascii="Arial" w:hAnsi="Arial" w:cs="Arial"/>
          <w:bCs/>
        </w:rPr>
        <w:lastRenderedPageBreak/>
        <w:t>fluorescent labeling</w:t>
      </w:r>
      <w:r w:rsidR="00CE5ED8">
        <w:rPr>
          <w:rFonts w:ascii="Arial" w:hAnsi="Arial" w:cs="Arial"/>
          <w:bCs/>
        </w:rPr>
        <w:t xml:space="preserve"> of calyces</w:t>
      </w:r>
      <w:r w:rsidRPr="00AF03ED">
        <w:rPr>
          <w:rFonts w:ascii="Arial" w:hAnsi="Arial" w:cs="Arial"/>
          <w:bCs/>
        </w:rPr>
        <w:t xml:space="preserve"> in the </w:t>
      </w:r>
      <w:proofErr w:type="spellStart"/>
      <w:r w:rsidR="00022FBE">
        <w:rPr>
          <w:rFonts w:ascii="Arial" w:hAnsi="Arial" w:cs="Arial"/>
          <w:bCs/>
        </w:rPr>
        <w:t>c</w:t>
      </w:r>
      <w:r w:rsidRPr="00AF03ED">
        <w:rPr>
          <w:rFonts w:ascii="Arial" w:hAnsi="Arial" w:cs="Arial"/>
          <w:bCs/>
        </w:rPr>
        <w:t>MNTB</w:t>
      </w:r>
      <w:proofErr w:type="spellEnd"/>
      <w:r w:rsidRPr="00AF03ED">
        <w:rPr>
          <w:rFonts w:ascii="Arial" w:hAnsi="Arial" w:cs="Arial"/>
          <w:bCs/>
        </w:rPr>
        <w:t xml:space="preserve"> and not in the </w:t>
      </w:r>
      <w:proofErr w:type="spellStart"/>
      <w:r w:rsidR="00022FBE">
        <w:rPr>
          <w:rFonts w:ascii="Arial" w:hAnsi="Arial" w:cs="Arial"/>
          <w:bCs/>
        </w:rPr>
        <w:t>i</w:t>
      </w:r>
      <w:r w:rsidRPr="00AF03ED">
        <w:rPr>
          <w:rFonts w:ascii="Arial" w:hAnsi="Arial" w:cs="Arial"/>
          <w:bCs/>
        </w:rPr>
        <w:t>MNTB</w:t>
      </w:r>
      <w:proofErr w:type="spellEnd"/>
      <w:r w:rsidRPr="00AF03ED">
        <w:rPr>
          <w:rFonts w:ascii="Arial" w:hAnsi="Arial" w:cs="Arial"/>
          <w:bCs/>
        </w:rPr>
        <w:t xml:space="preserve">, to the injection site. </w:t>
      </w:r>
      <w:r w:rsidR="00CE5ED8">
        <w:rPr>
          <w:rFonts w:ascii="Arial" w:hAnsi="Arial" w:cs="Arial"/>
          <w:bCs/>
        </w:rPr>
        <w:t xml:space="preserve">Labeling in the </w:t>
      </w:r>
      <w:proofErr w:type="spellStart"/>
      <w:r w:rsidR="00022FBE">
        <w:rPr>
          <w:rFonts w:ascii="Arial" w:hAnsi="Arial" w:cs="Arial"/>
          <w:bCs/>
        </w:rPr>
        <w:t>i</w:t>
      </w:r>
      <w:r w:rsidR="00CE5ED8">
        <w:rPr>
          <w:rFonts w:ascii="Arial" w:hAnsi="Arial" w:cs="Arial"/>
          <w:bCs/>
        </w:rPr>
        <w:t>MNTB</w:t>
      </w:r>
      <w:proofErr w:type="spellEnd"/>
      <w:r w:rsidR="00CE5ED8">
        <w:rPr>
          <w:rFonts w:ascii="Arial" w:hAnsi="Arial" w:cs="Arial"/>
          <w:bCs/>
        </w:rPr>
        <w:t xml:space="preserve"> is confined to the trapezoid fibers projecting to the </w:t>
      </w:r>
      <w:proofErr w:type="spellStart"/>
      <w:r w:rsidR="00022FBE">
        <w:rPr>
          <w:rFonts w:ascii="Arial" w:hAnsi="Arial" w:cs="Arial"/>
          <w:bCs/>
        </w:rPr>
        <w:t>c</w:t>
      </w:r>
      <w:r w:rsidR="00CE5ED8">
        <w:rPr>
          <w:rFonts w:ascii="Arial" w:hAnsi="Arial" w:cs="Arial"/>
          <w:bCs/>
        </w:rPr>
        <w:t>MNTB</w:t>
      </w:r>
      <w:proofErr w:type="spellEnd"/>
      <w:r w:rsidR="00022FBE">
        <w:rPr>
          <w:rFonts w:ascii="Arial" w:hAnsi="Arial" w:cs="Arial"/>
          <w:bCs/>
        </w:rPr>
        <w:t xml:space="preserve">. Scale </w:t>
      </w:r>
      <w:r w:rsidRPr="00AF03ED">
        <w:rPr>
          <w:rFonts w:ascii="Arial" w:hAnsi="Arial" w:cs="Arial"/>
          <w:bCs/>
        </w:rPr>
        <w:t xml:space="preserve">bar: 200 </w:t>
      </w:r>
      <w:r w:rsidRPr="00AF03ED">
        <w:rPr>
          <w:rFonts w:ascii="Symbol" w:hAnsi="Symbol" w:cs="Arial"/>
          <w:bCs/>
        </w:rPr>
        <w:t>m</w:t>
      </w:r>
      <w:r w:rsidRPr="00AF03ED">
        <w:rPr>
          <w:rFonts w:ascii="Arial" w:hAnsi="Arial" w:cs="Arial"/>
          <w:bCs/>
        </w:rPr>
        <w:t>m.</w:t>
      </w:r>
      <w:r w:rsidR="00CE5ED8">
        <w:rPr>
          <w:rFonts w:ascii="Arial" w:hAnsi="Arial" w:cs="Arial"/>
          <w:bCs/>
        </w:rPr>
        <w:t xml:space="preserve"> </w:t>
      </w:r>
      <w:r w:rsidR="00CE5ED8" w:rsidRPr="00AF03ED">
        <w:rPr>
          <w:rFonts w:ascii="Arial" w:hAnsi="Arial" w:cs="Arial"/>
          <w:bCs/>
        </w:rPr>
        <w:t>Abbreviations: LSO, lateral superior olive.</w:t>
      </w:r>
    </w:p>
    <w:p w14:paraId="0224AD56" w14:textId="2066853B" w:rsidR="00C4375D" w:rsidRDefault="00C4375D" w:rsidP="00864A0A">
      <w:pPr>
        <w:spacing w:after="0"/>
        <w:rPr>
          <w:rFonts w:ascii="Arial" w:hAnsi="Arial" w:cs="Arial"/>
          <w:color w:val="000000"/>
          <w:highlight w:val="yellow"/>
        </w:rPr>
      </w:pPr>
      <w:r>
        <w:rPr>
          <w:rFonts w:ascii="Arial" w:hAnsi="Arial" w:cs="Arial"/>
          <w:color w:val="000000"/>
          <w:highlight w:val="yellow"/>
        </w:rPr>
        <w:br w:type="page"/>
      </w:r>
    </w:p>
    <w:p w14:paraId="04449C3F" w14:textId="46F30D29" w:rsidR="00C4375D" w:rsidRDefault="00C4375D" w:rsidP="00864A0A">
      <w:pPr>
        <w:spacing w:after="0" w:line="480" w:lineRule="auto"/>
        <w:jc w:val="both"/>
        <w:rPr>
          <w:rFonts w:ascii="Arial" w:hAnsi="Arial" w:cs="Arial"/>
        </w:rPr>
      </w:pPr>
      <w:r w:rsidRPr="00C125E9">
        <w:rPr>
          <w:rFonts w:ascii="Arial" w:hAnsi="Arial" w:cs="Arial"/>
          <w:bCs/>
        </w:rPr>
        <w:lastRenderedPageBreak/>
        <w:t>Table 1</w:t>
      </w:r>
      <w:r>
        <w:rPr>
          <w:rFonts w:ascii="Arial" w:hAnsi="Arial" w:cs="Arial"/>
          <w:bCs/>
        </w:rPr>
        <w:t>.</w:t>
      </w:r>
      <w:r>
        <w:rPr>
          <w:rFonts w:ascii="Arial" w:hAnsi="Arial" w:cs="Arial"/>
          <w:b/>
        </w:rPr>
        <w:t xml:space="preserve"> </w:t>
      </w:r>
      <w:r>
        <w:rPr>
          <w:rFonts w:ascii="Arial" w:hAnsi="Arial" w:cs="Arial"/>
        </w:rPr>
        <w:t>Parameters for the kinetics of each ion channel modeled</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120"/>
        <w:gridCol w:w="1256"/>
        <w:gridCol w:w="1120"/>
        <w:gridCol w:w="1256"/>
        <w:gridCol w:w="1120"/>
        <w:gridCol w:w="1120"/>
        <w:gridCol w:w="1052"/>
        <w:gridCol w:w="1168"/>
        <w:gridCol w:w="1168"/>
      </w:tblGrid>
      <w:tr w:rsidR="00763260" w:rsidRPr="00554C2A" w14:paraId="6D50C5AD" w14:textId="2825F5DF" w:rsidTr="004720CE">
        <w:trPr>
          <w:trHeight w:val="288"/>
          <w:jc w:val="center"/>
        </w:trPr>
        <w:tc>
          <w:tcPr>
            <w:tcW w:w="982" w:type="dxa"/>
            <w:shd w:val="clear" w:color="auto" w:fill="auto"/>
            <w:noWrap/>
            <w:vAlign w:val="bottom"/>
          </w:tcPr>
          <w:p w14:paraId="572ACC04" w14:textId="77777777" w:rsidR="000F4770" w:rsidRPr="0022519D" w:rsidRDefault="000F4770" w:rsidP="00864A0A">
            <w:pPr>
              <w:spacing w:after="0"/>
              <w:rPr>
                <w:sz w:val="16"/>
                <w:szCs w:val="16"/>
              </w:rPr>
            </w:pPr>
          </w:p>
        </w:tc>
        <w:tc>
          <w:tcPr>
            <w:tcW w:w="1120" w:type="dxa"/>
            <w:shd w:val="clear" w:color="auto" w:fill="auto"/>
            <w:noWrap/>
            <w:vAlign w:val="center"/>
          </w:tcPr>
          <w:p w14:paraId="1FE198F6" w14:textId="77777777" w:rsidR="000F4770" w:rsidRPr="0022519D" w:rsidRDefault="000F4770" w:rsidP="00864A0A">
            <w:pPr>
              <w:spacing w:after="0"/>
              <w:jc w:val="center"/>
              <w:rPr>
                <w:rFonts w:ascii="Arial" w:hAnsi="Arial" w:cs="Arial"/>
                <w:b/>
                <w:bCs/>
                <w:i/>
                <w:iCs/>
                <w:color w:val="000000"/>
                <w:sz w:val="16"/>
                <w:szCs w:val="16"/>
                <w:vertAlign w:val="subscript"/>
              </w:rPr>
            </w:pPr>
            <w:proofErr w:type="spellStart"/>
            <w:r w:rsidRPr="0022519D">
              <w:rPr>
                <w:rFonts w:ascii="Arial" w:hAnsi="Arial" w:cs="Arial"/>
                <w:b/>
                <w:bCs/>
                <w:i/>
                <w:iCs/>
                <w:color w:val="000000"/>
                <w:sz w:val="16"/>
                <w:szCs w:val="16"/>
              </w:rPr>
              <w:t>Na</w:t>
            </w:r>
            <w:r w:rsidRPr="0022519D">
              <w:rPr>
                <w:rFonts w:ascii="Arial" w:hAnsi="Arial" w:cs="Arial"/>
                <w:b/>
                <w:bCs/>
                <w:i/>
                <w:iCs/>
                <w:color w:val="000000"/>
                <w:sz w:val="16"/>
                <w:szCs w:val="16"/>
                <w:vertAlign w:val="subscript"/>
              </w:rPr>
              <w:t>V</w:t>
            </w:r>
            <w:proofErr w:type="spellEnd"/>
          </w:p>
          <w:p w14:paraId="2CB5D13D"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256" w:type="dxa"/>
            <w:shd w:val="clear" w:color="auto" w:fill="auto"/>
            <w:noWrap/>
            <w:vAlign w:val="center"/>
          </w:tcPr>
          <w:p w14:paraId="5628C9A8" w14:textId="77777777" w:rsidR="000F4770" w:rsidRPr="0022519D" w:rsidRDefault="000F4770" w:rsidP="00864A0A">
            <w:pPr>
              <w:spacing w:after="0"/>
              <w:jc w:val="center"/>
              <w:rPr>
                <w:rFonts w:ascii="Arial" w:hAnsi="Arial" w:cs="Arial"/>
                <w:b/>
                <w:bCs/>
                <w:i/>
                <w:iCs/>
                <w:color w:val="000000"/>
                <w:sz w:val="16"/>
                <w:szCs w:val="16"/>
                <w:vertAlign w:val="subscript"/>
              </w:rPr>
            </w:pPr>
            <w:proofErr w:type="spellStart"/>
            <w:r w:rsidRPr="0022519D">
              <w:rPr>
                <w:rFonts w:ascii="Arial" w:hAnsi="Arial" w:cs="Arial"/>
                <w:b/>
                <w:bCs/>
                <w:i/>
                <w:iCs/>
                <w:color w:val="000000"/>
                <w:sz w:val="16"/>
                <w:szCs w:val="16"/>
              </w:rPr>
              <w:t>Na</w:t>
            </w:r>
            <w:r w:rsidRPr="0022519D">
              <w:rPr>
                <w:rFonts w:ascii="Arial" w:hAnsi="Arial" w:cs="Arial"/>
                <w:b/>
                <w:bCs/>
                <w:i/>
                <w:iCs/>
                <w:color w:val="000000"/>
                <w:sz w:val="16"/>
                <w:szCs w:val="16"/>
                <w:vertAlign w:val="subscript"/>
              </w:rPr>
              <w:t>V</w:t>
            </w:r>
            <w:proofErr w:type="spellEnd"/>
          </w:p>
          <w:p w14:paraId="75CD0A38"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Inactivation</w:t>
            </w:r>
          </w:p>
        </w:tc>
        <w:tc>
          <w:tcPr>
            <w:tcW w:w="1120" w:type="dxa"/>
            <w:shd w:val="clear" w:color="auto" w:fill="auto"/>
            <w:noWrap/>
            <w:vAlign w:val="center"/>
          </w:tcPr>
          <w:p w14:paraId="560DFE87"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KHT</w:t>
            </w:r>
            <w:r w:rsidRPr="0022519D">
              <w:rPr>
                <w:rFonts w:ascii="Arial" w:hAnsi="Arial" w:cs="Arial"/>
                <w:b/>
                <w:bCs/>
                <w:i/>
                <w:iCs/>
                <w:color w:val="000000"/>
                <w:sz w:val="16"/>
                <w:szCs w:val="16"/>
                <w:vertAlign w:val="subscript"/>
              </w:rPr>
              <w:t>V</w:t>
            </w:r>
          </w:p>
          <w:p w14:paraId="71EA685E"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256" w:type="dxa"/>
            <w:shd w:val="clear" w:color="auto" w:fill="auto"/>
            <w:noWrap/>
            <w:vAlign w:val="center"/>
          </w:tcPr>
          <w:p w14:paraId="48B2CA7F"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KHT</w:t>
            </w:r>
            <w:r w:rsidRPr="0022519D">
              <w:rPr>
                <w:rFonts w:ascii="Arial" w:hAnsi="Arial" w:cs="Arial"/>
                <w:b/>
                <w:bCs/>
                <w:i/>
                <w:iCs/>
                <w:color w:val="000000"/>
                <w:sz w:val="16"/>
                <w:szCs w:val="16"/>
                <w:vertAlign w:val="subscript"/>
              </w:rPr>
              <w:t>V</w:t>
            </w:r>
          </w:p>
          <w:p w14:paraId="0E0F36CB"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Inactivation</w:t>
            </w:r>
          </w:p>
        </w:tc>
        <w:tc>
          <w:tcPr>
            <w:tcW w:w="1120" w:type="dxa"/>
            <w:shd w:val="clear" w:color="auto" w:fill="auto"/>
            <w:noWrap/>
            <w:vAlign w:val="center"/>
          </w:tcPr>
          <w:p w14:paraId="78B5B640"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KLT</w:t>
            </w:r>
            <w:r w:rsidRPr="0022519D">
              <w:rPr>
                <w:rFonts w:ascii="Arial" w:hAnsi="Arial" w:cs="Arial"/>
                <w:b/>
                <w:bCs/>
                <w:i/>
                <w:iCs/>
                <w:color w:val="000000"/>
                <w:sz w:val="16"/>
                <w:szCs w:val="16"/>
                <w:vertAlign w:val="subscript"/>
              </w:rPr>
              <w:t>V</w:t>
            </w:r>
          </w:p>
          <w:p w14:paraId="6E1DB167"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120" w:type="dxa"/>
            <w:shd w:val="clear" w:color="auto" w:fill="auto"/>
            <w:noWrap/>
            <w:vAlign w:val="center"/>
          </w:tcPr>
          <w:p w14:paraId="042BBBE0" w14:textId="77777777" w:rsidR="000F4770" w:rsidRPr="004720CE" w:rsidRDefault="000F4770" w:rsidP="00864A0A">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HCN</w:t>
            </w:r>
          </w:p>
          <w:p w14:paraId="1CD332CE" w14:textId="77777777" w:rsidR="000F4770" w:rsidRPr="004720CE" w:rsidRDefault="000F4770" w:rsidP="00864A0A">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Activation</w:t>
            </w:r>
          </w:p>
        </w:tc>
        <w:tc>
          <w:tcPr>
            <w:tcW w:w="222" w:type="dxa"/>
          </w:tcPr>
          <w:p w14:paraId="06D92819" w14:textId="77777777" w:rsidR="00D34BE1" w:rsidRDefault="004720CE" w:rsidP="004720CE">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KA</w:t>
            </w:r>
          </w:p>
          <w:p w14:paraId="44A05C46" w14:textId="53E406D8" w:rsidR="000F4770" w:rsidRPr="004720CE" w:rsidRDefault="0022519D" w:rsidP="004720CE">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Activation</w:t>
            </w:r>
            <w:r w:rsidR="00D34BE1">
              <w:rPr>
                <w:rFonts w:ascii="Arial" w:hAnsi="Arial" w:cs="Arial"/>
                <w:b/>
                <w:bCs/>
                <w:i/>
                <w:iCs/>
                <w:color w:val="000000"/>
                <w:sz w:val="16"/>
                <w:szCs w:val="16"/>
              </w:rPr>
              <w:t>*</w:t>
            </w:r>
          </w:p>
        </w:tc>
        <w:tc>
          <w:tcPr>
            <w:tcW w:w="222" w:type="dxa"/>
          </w:tcPr>
          <w:p w14:paraId="4F55316D" w14:textId="6DE77C69" w:rsidR="000F4770" w:rsidRPr="00195613" w:rsidRDefault="00763260" w:rsidP="00864A0A">
            <w:pPr>
              <w:spacing w:after="0"/>
              <w:jc w:val="center"/>
              <w:rPr>
                <w:rFonts w:ascii="Arial" w:hAnsi="Arial" w:cs="Arial"/>
                <w:b/>
                <w:bCs/>
                <w:i/>
                <w:iCs/>
                <w:color w:val="000000"/>
                <w:sz w:val="20"/>
                <w:szCs w:val="20"/>
              </w:rPr>
            </w:pPr>
            <w:r w:rsidRPr="004720CE">
              <w:rPr>
                <w:rFonts w:ascii="Arial" w:hAnsi="Arial" w:cs="Arial"/>
                <w:b/>
                <w:bCs/>
                <w:i/>
                <w:iCs/>
                <w:color w:val="000000"/>
                <w:sz w:val="16"/>
                <w:szCs w:val="16"/>
              </w:rPr>
              <w:t xml:space="preserve">KA </w:t>
            </w:r>
            <w:r>
              <w:rPr>
                <w:rFonts w:ascii="Arial" w:hAnsi="Arial" w:cs="Arial"/>
                <w:b/>
                <w:bCs/>
                <w:i/>
                <w:iCs/>
                <w:color w:val="000000"/>
                <w:sz w:val="16"/>
                <w:szCs w:val="16"/>
              </w:rPr>
              <w:t>Inactivation</w:t>
            </w:r>
            <w:r w:rsidR="00D34BE1">
              <w:rPr>
                <w:rFonts w:ascii="Arial" w:hAnsi="Arial" w:cs="Arial"/>
                <w:b/>
                <w:bCs/>
                <w:i/>
                <w:iCs/>
                <w:color w:val="000000"/>
                <w:sz w:val="16"/>
                <w:szCs w:val="16"/>
              </w:rPr>
              <w:t>*</w:t>
            </w:r>
          </w:p>
        </w:tc>
        <w:tc>
          <w:tcPr>
            <w:tcW w:w="222" w:type="dxa"/>
          </w:tcPr>
          <w:p w14:paraId="535636B7" w14:textId="649CB038" w:rsidR="000F4770" w:rsidRPr="00195613" w:rsidRDefault="00763260" w:rsidP="00864A0A">
            <w:pPr>
              <w:spacing w:after="0"/>
              <w:jc w:val="center"/>
              <w:rPr>
                <w:rFonts w:ascii="Arial" w:hAnsi="Arial" w:cs="Arial"/>
                <w:b/>
                <w:bCs/>
                <w:i/>
                <w:iCs/>
                <w:color w:val="000000"/>
                <w:sz w:val="20"/>
                <w:szCs w:val="20"/>
              </w:rPr>
            </w:pPr>
            <w:r w:rsidRPr="004720CE">
              <w:rPr>
                <w:rFonts w:ascii="Arial" w:hAnsi="Arial" w:cs="Arial"/>
                <w:b/>
                <w:bCs/>
                <w:i/>
                <w:iCs/>
                <w:color w:val="000000"/>
                <w:sz w:val="16"/>
                <w:szCs w:val="16"/>
              </w:rPr>
              <w:t xml:space="preserve">KA </w:t>
            </w:r>
            <w:r>
              <w:rPr>
                <w:rFonts w:ascii="Arial" w:hAnsi="Arial" w:cs="Arial"/>
                <w:b/>
                <w:bCs/>
                <w:i/>
                <w:iCs/>
                <w:color w:val="000000"/>
                <w:sz w:val="16"/>
                <w:szCs w:val="16"/>
              </w:rPr>
              <w:t>Inactivation</w:t>
            </w:r>
            <w:r w:rsidR="00D34BE1">
              <w:rPr>
                <w:rFonts w:ascii="Arial" w:hAnsi="Arial" w:cs="Arial"/>
                <w:b/>
                <w:bCs/>
                <w:i/>
                <w:iCs/>
                <w:color w:val="000000"/>
                <w:sz w:val="16"/>
                <w:szCs w:val="16"/>
              </w:rPr>
              <w:t>*</w:t>
            </w:r>
          </w:p>
        </w:tc>
      </w:tr>
      <w:tr w:rsidR="00763260" w:rsidRPr="00554C2A" w14:paraId="54F5A79E" w14:textId="0DE59FE7" w:rsidTr="00DF3832">
        <w:trPr>
          <w:trHeight w:val="288"/>
          <w:jc w:val="center"/>
        </w:trPr>
        <w:tc>
          <w:tcPr>
            <w:tcW w:w="982" w:type="dxa"/>
            <w:shd w:val="clear" w:color="auto" w:fill="auto"/>
            <w:noWrap/>
            <w:vAlign w:val="bottom"/>
            <w:hideMark/>
          </w:tcPr>
          <w:p w14:paraId="4EBC6A91" w14:textId="77777777" w:rsidR="000F4770" w:rsidRPr="0022519D" w:rsidRDefault="000F4770" w:rsidP="00864A0A">
            <w:pPr>
              <w:spacing w:after="0"/>
              <w:rPr>
                <w:sz w:val="16"/>
                <w:szCs w:val="16"/>
              </w:rPr>
            </w:pPr>
          </w:p>
        </w:tc>
        <w:tc>
          <w:tcPr>
            <w:tcW w:w="1120" w:type="dxa"/>
            <w:shd w:val="clear" w:color="auto" w:fill="auto"/>
            <w:noWrap/>
            <w:vAlign w:val="center"/>
            <w:hideMark/>
          </w:tcPr>
          <w:p w14:paraId="2D512C18"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m</w:t>
            </w:r>
          </w:p>
        </w:tc>
        <w:tc>
          <w:tcPr>
            <w:tcW w:w="1256" w:type="dxa"/>
            <w:shd w:val="clear" w:color="auto" w:fill="auto"/>
            <w:noWrap/>
            <w:vAlign w:val="center"/>
            <w:hideMark/>
          </w:tcPr>
          <w:p w14:paraId="1E157262"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h</w:t>
            </w:r>
          </w:p>
        </w:tc>
        <w:tc>
          <w:tcPr>
            <w:tcW w:w="1120" w:type="dxa"/>
            <w:shd w:val="clear" w:color="auto" w:fill="auto"/>
            <w:noWrap/>
            <w:vAlign w:val="center"/>
            <w:hideMark/>
          </w:tcPr>
          <w:p w14:paraId="37D1CF07"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n</w:t>
            </w:r>
          </w:p>
        </w:tc>
        <w:tc>
          <w:tcPr>
            <w:tcW w:w="1256" w:type="dxa"/>
            <w:shd w:val="clear" w:color="auto" w:fill="auto"/>
            <w:noWrap/>
            <w:vAlign w:val="center"/>
            <w:hideMark/>
          </w:tcPr>
          <w:p w14:paraId="07000694" w14:textId="70A7E326"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p</w:t>
            </w:r>
          </w:p>
        </w:tc>
        <w:tc>
          <w:tcPr>
            <w:tcW w:w="1120" w:type="dxa"/>
            <w:shd w:val="clear" w:color="auto" w:fill="auto"/>
            <w:noWrap/>
            <w:vAlign w:val="center"/>
            <w:hideMark/>
          </w:tcPr>
          <w:p w14:paraId="270916BC"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o</w:t>
            </w:r>
          </w:p>
        </w:tc>
        <w:tc>
          <w:tcPr>
            <w:tcW w:w="1120" w:type="dxa"/>
            <w:shd w:val="clear" w:color="auto" w:fill="auto"/>
            <w:noWrap/>
            <w:vAlign w:val="center"/>
            <w:hideMark/>
          </w:tcPr>
          <w:p w14:paraId="22BA0244" w14:textId="77777777" w:rsidR="000F4770" w:rsidRPr="004720CE" w:rsidRDefault="000F4770" w:rsidP="00DF3832">
            <w:pPr>
              <w:spacing w:after="0"/>
              <w:jc w:val="center"/>
              <w:rPr>
                <w:rFonts w:ascii="Arial" w:hAnsi="Arial"/>
                <w:b/>
                <w:i/>
                <w:color w:val="000000"/>
                <w:sz w:val="16"/>
                <w:szCs w:val="16"/>
              </w:rPr>
            </w:pPr>
            <w:r w:rsidRPr="004720CE">
              <w:rPr>
                <w:rFonts w:ascii="Arial" w:hAnsi="Arial"/>
                <w:b/>
                <w:i/>
                <w:color w:val="000000"/>
                <w:sz w:val="16"/>
                <w:szCs w:val="16"/>
              </w:rPr>
              <w:t>u</w:t>
            </w:r>
          </w:p>
        </w:tc>
        <w:tc>
          <w:tcPr>
            <w:tcW w:w="222" w:type="dxa"/>
            <w:vAlign w:val="center"/>
          </w:tcPr>
          <w:p w14:paraId="41F7B3E4" w14:textId="3C7351D0" w:rsidR="000F4770" w:rsidRPr="004720CE" w:rsidRDefault="004720CE" w:rsidP="00DF3832">
            <w:pPr>
              <w:spacing w:after="0"/>
              <w:jc w:val="center"/>
              <w:rPr>
                <w:rFonts w:ascii="Arial" w:hAnsi="Arial"/>
                <w:b/>
                <w:i/>
                <w:color w:val="000000"/>
                <w:sz w:val="16"/>
                <w:szCs w:val="16"/>
              </w:rPr>
            </w:pPr>
            <w:r w:rsidRPr="004720CE">
              <w:rPr>
                <w:rFonts w:ascii="Arial" w:hAnsi="Arial"/>
                <w:b/>
                <w:i/>
                <w:color w:val="000000"/>
                <w:sz w:val="16"/>
                <w:szCs w:val="16"/>
              </w:rPr>
              <w:t>a</w:t>
            </w:r>
          </w:p>
        </w:tc>
        <w:tc>
          <w:tcPr>
            <w:tcW w:w="222" w:type="dxa"/>
            <w:vAlign w:val="center"/>
          </w:tcPr>
          <w:p w14:paraId="44E1FA11" w14:textId="58C8FE14" w:rsidR="000F4770" w:rsidRPr="00763260" w:rsidRDefault="00763260" w:rsidP="00DF3832">
            <w:pPr>
              <w:spacing w:after="0"/>
              <w:jc w:val="center"/>
              <w:rPr>
                <w:rFonts w:ascii="Arial" w:hAnsi="Arial"/>
                <w:b/>
                <w:i/>
                <w:color w:val="000000"/>
                <w:sz w:val="16"/>
                <w:szCs w:val="16"/>
              </w:rPr>
            </w:pPr>
            <w:r w:rsidRPr="00763260">
              <w:rPr>
                <w:rFonts w:ascii="Arial" w:hAnsi="Arial"/>
                <w:b/>
                <w:i/>
                <w:color w:val="000000"/>
                <w:sz w:val="16"/>
                <w:szCs w:val="16"/>
              </w:rPr>
              <w:t>b</w:t>
            </w:r>
          </w:p>
        </w:tc>
        <w:tc>
          <w:tcPr>
            <w:tcW w:w="222" w:type="dxa"/>
            <w:vAlign w:val="center"/>
          </w:tcPr>
          <w:p w14:paraId="3D341B23" w14:textId="31C81B6F" w:rsidR="000F4770" w:rsidRPr="00763260" w:rsidRDefault="00763260" w:rsidP="00DF3832">
            <w:pPr>
              <w:spacing w:after="0"/>
              <w:jc w:val="center"/>
              <w:rPr>
                <w:rFonts w:ascii="Arial" w:hAnsi="Arial"/>
                <w:b/>
                <w:i/>
                <w:color w:val="000000"/>
                <w:sz w:val="16"/>
                <w:szCs w:val="16"/>
              </w:rPr>
            </w:pPr>
            <w:r w:rsidRPr="00763260">
              <w:rPr>
                <w:rFonts w:ascii="Arial" w:hAnsi="Arial"/>
                <w:b/>
                <w:i/>
                <w:color w:val="000000"/>
                <w:sz w:val="16"/>
                <w:szCs w:val="16"/>
              </w:rPr>
              <w:t>c</w:t>
            </w:r>
          </w:p>
        </w:tc>
      </w:tr>
      <w:tr w:rsidR="00763260" w:rsidRPr="00554C2A" w14:paraId="70176CDC" w14:textId="6C33BBD2" w:rsidTr="004720CE">
        <w:trPr>
          <w:trHeight w:val="348"/>
          <w:jc w:val="center"/>
        </w:trPr>
        <w:tc>
          <w:tcPr>
            <w:tcW w:w="982" w:type="dxa"/>
            <w:shd w:val="clear" w:color="auto" w:fill="auto"/>
            <w:noWrap/>
            <w:vAlign w:val="center"/>
            <w:hideMark/>
          </w:tcPr>
          <w:p w14:paraId="6F2C4C16"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C</w:t>
            </w:r>
            <w:r w:rsidRPr="0022519D">
              <w:rPr>
                <w:rFonts w:ascii="Arial" w:hAnsi="Arial"/>
                <w:b/>
                <w:i/>
                <w:color w:val="000000"/>
                <w:sz w:val="16"/>
                <w:szCs w:val="16"/>
                <w:vertAlign w:val="subscript"/>
              </w:rPr>
              <w:t>α</w:t>
            </w:r>
            <w:r w:rsidRPr="0022519D">
              <w:rPr>
                <w:rFonts w:ascii="Arial" w:hAnsi="Arial"/>
                <w:b/>
                <w:i/>
                <w:color w:val="000000"/>
                <w:sz w:val="16"/>
                <w:szCs w:val="16"/>
              </w:rPr>
              <w:t xml:space="preserve"> (ms</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116FD338" w14:textId="748CE4A8"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76.</w:t>
            </w:r>
            <w:r w:rsidR="00DA3D15">
              <w:rPr>
                <w:rFonts w:ascii="Arial" w:hAnsi="Arial"/>
                <w:color w:val="000000"/>
                <w:sz w:val="16"/>
                <w:szCs w:val="16"/>
              </w:rPr>
              <w:t>4</w:t>
            </w:r>
          </w:p>
        </w:tc>
        <w:tc>
          <w:tcPr>
            <w:tcW w:w="1256" w:type="dxa"/>
            <w:shd w:val="clear" w:color="auto" w:fill="auto"/>
            <w:noWrap/>
            <w:vAlign w:val="center"/>
            <w:hideMark/>
          </w:tcPr>
          <w:p w14:paraId="0A06BC20" w14:textId="7AB49151"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0.000</w:t>
            </w:r>
            <w:r w:rsidR="00D844CE">
              <w:rPr>
                <w:rFonts w:ascii="Arial" w:hAnsi="Arial"/>
                <w:color w:val="000000"/>
                <w:sz w:val="16"/>
                <w:szCs w:val="16"/>
              </w:rPr>
              <w:t>533</w:t>
            </w:r>
          </w:p>
        </w:tc>
        <w:tc>
          <w:tcPr>
            <w:tcW w:w="1120" w:type="dxa"/>
            <w:shd w:val="clear" w:color="auto" w:fill="auto"/>
            <w:noWrap/>
            <w:vAlign w:val="center"/>
            <w:hideMark/>
          </w:tcPr>
          <w:p w14:paraId="3F6BD49E"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0.2719</w:t>
            </w:r>
          </w:p>
        </w:tc>
        <w:tc>
          <w:tcPr>
            <w:tcW w:w="1256" w:type="dxa"/>
            <w:shd w:val="clear" w:color="auto" w:fill="auto"/>
            <w:noWrap/>
            <w:vAlign w:val="center"/>
            <w:hideMark/>
          </w:tcPr>
          <w:p w14:paraId="26C885B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0.00713</w:t>
            </w:r>
          </w:p>
        </w:tc>
        <w:tc>
          <w:tcPr>
            <w:tcW w:w="1120" w:type="dxa"/>
            <w:shd w:val="clear" w:color="auto" w:fill="auto"/>
            <w:noWrap/>
            <w:vAlign w:val="center"/>
            <w:hideMark/>
          </w:tcPr>
          <w:p w14:paraId="75BDBE66" w14:textId="08BF5146" w:rsidR="000F4770" w:rsidRPr="0022519D" w:rsidRDefault="00807293" w:rsidP="00864A0A">
            <w:pPr>
              <w:spacing w:after="0"/>
              <w:rPr>
                <w:rFonts w:ascii="Arial" w:hAnsi="Arial"/>
                <w:color w:val="000000"/>
                <w:sz w:val="16"/>
                <w:szCs w:val="16"/>
              </w:rPr>
            </w:pPr>
            <w:r>
              <w:rPr>
                <w:rFonts w:ascii="Arial" w:hAnsi="Arial"/>
                <w:color w:val="000000"/>
                <w:sz w:val="16"/>
                <w:szCs w:val="16"/>
              </w:rPr>
              <w:t>6</w:t>
            </w:r>
            <w:r w:rsidR="000F4770" w:rsidRPr="0022519D">
              <w:rPr>
                <w:rFonts w:ascii="Arial" w:hAnsi="Arial"/>
                <w:color w:val="000000"/>
                <w:sz w:val="16"/>
                <w:szCs w:val="16"/>
              </w:rPr>
              <w:t>.</w:t>
            </w:r>
            <w:r>
              <w:rPr>
                <w:rFonts w:ascii="Arial" w:hAnsi="Arial"/>
                <w:color w:val="000000"/>
                <w:sz w:val="16"/>
                <w:szCs w:val="16"/>
              </w:rPr>
              <w:t>947</w:t>
            </w:r>
          </w:p>
        </w:tc>
        <w:tc>
          <w:tcPr>
            <w:tcW w:w="1120" w:type="dxa"/>
            <w:shd w:val="clear" w:color="auto" w:fill="auto"/>
            <w:noWrap/>
            <w:vAlign w:val="center"/>
            <w:hideMark/>
          </w:tcPr>
          <w:p w14:paraId="0B3E4CDD"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9.12 x 10</w:t>
            </w:r>
            <w:r w:rsidRPr="0022519D">
              <w:rPr>
                <w:rFonts w:ascii="Arial" w:hAnsi="Arial"/>
                <w:color w:val="000000"/>
                <w:sz w:val="16"/>
                <w:szCs w:val="16"/>
                <w:vertAlign w:val="superscript"/>
              </w:rPr>
              <w:t>-8</w:t>
            </w:r>
          </w:p>
        </w:tc>
        <w:tc>
          <w:tcPr>
            <w:tcW w:w="222" w:type="dxa"/>
          </w:tcPr>
          <w:p w14:paraId="6B3F664A" w14:textId="2AF4A101" w:rsidR="000F4770" w:rsidRPr="00C125E9" w:rsidRDefault="000433F6" w:rsidP="00864A0A">
            <w:pPr>
              <w:spacing w:after="0"/>
              <w:rPr>
                <w:rFonts w:ascii="Arial" w:hAnsi="Arial"/>
                <w:color w:val="000000"/>
                <w:sz w:val="20"/>
              </w:rPr>
            </w:pPr>
            <w:r>
              <w:rPr>
                <w:rFonts w:ascii="Arial" w:hAnsi="Arial"/>
                <w:color w:val="000000"/>
                <w:sz w:val="20"/>
              </w:rPr>
              <w:t>0.0892</w:t>
            </w:r>
          </w:p>
        </w:tc>
        <w:tc>
          <w:tcPr>
            <w:tcW w:w="222" w:type="dxa"/>
          </w:tcPr>
          <w:p w14:paraId="7E4D9337" w14:textId="56D82AD7" w:rsidR="000F4770" w:rsidRPr="00C125E9" w:rsidRDefault="00E81D3F" w:rsidP="00864A0A">
            <w:pPr>
              <w:spacing w:after="0"/>
              <w:rPr>
                <w:rFonts w:ascii="Arial" w:hAnsi="Arial"/>
                <w:color w:val="000000"/>
                <w:sz w:val="20"/>
              </w:rPr>
            </w:pPr>
            <w:r>
              <w:rPr>
                <w:rFonts w:ascii="Arial" w:hAnsi="Arial"/>
                <w:color w:val="000000"/>
                <w:sz w:val="20"/>
              </w:rPr>
              <w:t>0.04</w:t>
            </w:r>
            <w:r w:rsidR="00E4276A">
              <w:rPr>
                <w:rFonts w:ascii="Arial" w:hAnsi="Arial"/>
                <w:color w:val="000000"/>
                <w:sz w:val="20"/>
              </w:rPr>
              <w:t>05</w:t>
            </w:r>
          </w:p>
        </w:tc>
        <w:tc>
          <w:tcPr>
            <w:tcW w:w="222" w:type="dxa"/>
          </w:tcPr>
          <w:p w14:paraId="17B94F5E" w14:textId="0758D009" w:rsidR="000F4770" w:rsidRPr="00C125E9" w:rsidRDefault="000D0673" w:rsidP="00864A0A">
            <w:pPr>
              <w:spacing w:after="0"/>
              <w:rPr>
                <w:rFonts w:ascii="Arial" w:hAnsi="Arial"/>
                <w:color w:val="000000"/>
                <w:sz w:val="20"/>
              </w:rPr>
            </w:pPr>
            <w:r>
              <w:rPr>
                <w:rFonts w:ascii="Arial" w:hAnsi="Arial"/>
                <w:color w:val="000000"/>
                <w:sz w:val="20"/>
              </w:rPr>
              <w:t>0.016</w:t>
            </w:r>
          </w:p>
        </w:tc>
      </w:tr>
      <w:tr w:rsidR="00763260" w:rsidRPr="00554C2A" w14:paraId="48FD0ECC" w14:textId="22CA39AA" w:rsidTr="004720CE">
        <w:trPr>
          <w:trHeight w:val="348"/>
          <w:jc w:val="center"/>
        </w:trPr>
        <w:tc>
          <w:tcPr>
            <w:tcW w:w="982" w:type="dxa"/>
            <w:shd w:val="clear" w:color="auto" w:fill="auto"/>
            <w:noWrap/>
            <w:vAlign w:val="center"/>
            <w:hideMark/>
          </w:tcPr>
          <w:p w14:paraId="4DB82510"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k</w:t>
            </w:r>
            <w:r w:rsidRPr="0022519D">
              <w:rPr>
                <w:rFonts w:ascii="Arial" w:hAnsi="Arial"/>
                <w:b/>
                <w:i/>
                <w:color w:val="000000"/>
                <w:sz w:val="16"/>
                <w:szCs w:val="16"/>
                <w:vertAlign w:val="subscript"/>
              </w:rPr>
              <w:t>α</w:t>
            </w:r>
            <w:r w:rsidRPr="0022519D">
              <w:rPr>
                <w:rFonts w:ascii="Arial" w:hAnsi="Arial"/>
                <w:b/>
                <w:i/>
                <w:color w:val="000000"/>
                <w:sz w:val="16"/>
                <w:szCs w:val="16"/>
              </w:rPr>
              <w:t xml:space="preserve"> (mV</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2C72BB71" w14:textId="1BEA0D3F"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r w:rsidR="006E75E5">
              <w:rPr>
                <w:rFonts w:ascii="Arial" w:hAnsi="Arial"/>
                <w:color w:val="000000"/>
                <w:sz w:val="16"/>
                <w:szCs w:val="16"/>
              </w:rPr>
              <w:t>0</w:t>
            </w:r>
            <w:r w:rsidRPr="0022519D">
              <w:rPr>
                <w:rFonts w:ascii="Arial" w:hAnsi="Arial"/>
                <w:color w:val="000000"/>
                <w:sz w:val="16"/>
                <w:szCs w:val="16"/>
              </w:rPr>
              <w:t>37</w:t>
            </w:r>
          </w:p>
        </w:tc>
        <w:tc>
          <w:tcPr>
            <w:tcW w:w="1256" w:type="dxa"/>
            <w:shd w:val="clear" w:color="auto" w:fill="auto"/>
            <w:noWrap/>
            <w:vAlign w:val="center"/>
            <w:hideMark/>
          </w:tcPr>
          <w:p w14:paraId="488DB5B7" w14:textId="7C78BF23"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r w:rsidR="00D844CE">
              <w:rPr>
                <w:rFonts w:ascii="Arial" w:hAnsi="Arial"/>
                <w:color w:val="000000"/>
                <w:sz w:val="16"/>
                <w:szCs w:val="16"/>
              </w:rPr>
              <w:t>0909</w:t>
            </w:r>
          </w:p>
        </w:tc>
        <w:tc>
          <w:tcPr>
            <w:tcW w:w="1120" w:type="dxa"/>
            <w:shd w:val="clear" w:color="auto" w:fill="auto"/>
            <w:noWrap/>
            <w:vAlign w:val="center"/>
            <w:hideMark/>
          </w:tcPr>
          <w:p w14:paraId="7F811B3F"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0.04</w:t>
            </w:r>
          </w:p>
        </w:tc>
        <w:tc>
          <w:tcPr>
            <w:tcW w:w="1256" w:type="dxa"/>
            <w:shd w:val="clear" w:color="auto" w:fill="auto"/>
            <w:noWrap/>
            <w:vAlign w:val="center"/>
            <w:hideMark/>
          </w:tcPr>
          <w:p w14:paraId="16FF4410"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-0.1942</w:t>
            </w:r>
          </w:p>
        </w:tc>
        <w:tc>
          <w:tcPr>
            <w:tcW w:w="1120" w:type="dxa"/>
            <w:shd w:val="clear" w:color="auto" w:fill="auto"/>
            <w:noWrap/>
            <w:vAlign w:val="center"/>
            <w:hideMark/>
          </w:tcPr>
          <w:p w14:paraId="59E2DD2C"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0.03512</w:t>
            </w:r>
          </w:p>
        </w:tc>
        <w:tc>
          <w:tcPr>
            <w:tcW w:w="1120" w:type="dxa"/>
            <w:shd w:val="clear" w:color="auto" w:fill="auto"/>
            <w:noWrap/>
            <w:vAlign w:val="center"/>
            <w:hideMark/>
          </w:tcPr>
          <w:p w14:paraId="6F4BC623"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-0.01</w:t>
            </w:r>
          </w:p>
        </w:tc>
        <w:tc>
          <w:tcPr>
            <w:tcW w:w="222" w:type="dxa"/>
          </w:tcPr>
          <w:p w14:paraId="5FBE3300" w14:textId="77777777" w:rsidR="000F4770" w:rsidRPr="00C125E9" w:rsidRDefault="000F4770" w:rsidP="00864A0A">
            <w:pPr>
              <w:spacing w:after="0"/>
              <w:rPr>
                <w:rFonts w:ascii="Arial" w:hAnsi="Arial"/>
                <w:color w:val="000000"/>
                <w:sz w:val="20"/>
              </w:rPr>
            </w:pPr>
          </w:p>
        </w:tc>
        <w:tc>
          <w:tcPr>
            <w:tcW w:w="222" w:type="dxa"/>
          </w:tcPr>
          <w:p w14:paraId="4C1A9C9D" w14:textId="77777777" w:rsidR="000F4770" w:rsidRPr="00C125E9" w:rsidRDefault="000F4770" w:rsidP="00864A0A">
            <w:pPr>
              <w:spacing w:after="0"/>
              <w:rPr>
                <w:rFonts w:ascii="Arial" w:hAnsi="Arial"/>
                <w:color w:val="000000"/>
                <w:sz w:val="20"/>
              </w:rPr>
            </w:pPr>
          </w:p>
        </w:tc>
        <w:tc>
          <w:tcPr>
            <w:tcW w:w="222" w:type="dxa"/>
          </w:tcPr>
          <w:p w14:paraId="4312E9F4" w14:textId="77777777" w:rsidR="000F4770" w:rsidRPr="00C125E9" w:rsidRDefault="000F4770" w:rsidP="00864A0A">
            <w:pPr>
              <w:spacing w:after="0"/>
              <w:rPr>
                <w:rFonts w:ascii="Arial" w:hAnsi="Arial"/>
                <w:color w:val="000000"/>
                <w:sz w:val="20"/>
              </w:rPr>
            </w:pPr>
          </w:p>
        </w:tc>
      </w:tr>
      <w:tr w:rsidR="00763260" w:rsidRPr="00554C2A" w14:paraId="15ACF5C9" w14:textId="0172CBA9" w:rsidTr="004720CE">
        <w:trPr>
          <w:trHeight w:val="348"/>
          <w:jc w:val="center"/>
        </w:trPr>
        <w:tc>
          <w:tcPr>
            <w:tcW w:w="982" w:type="dxa"/>
            <w:shd w:val="clear" w:color="auto" w:fill="auto"/>
            <w:noWrap/>
            <w:vAlign w:val="center"/>
            <w:hideMark/>
          </w:tcPr>
          <w:p w14:paraId="2F2D791C"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C</w:t>
            </w:r>
            <w:r w:rsidRPr="0022519D">
              <w:rPr>
                <w:rFonts w:ascii="Arial" w:hAnsi="Arial"/>
                <w:b/>
                <w:i/>
                <w:color w:val="000000"/>
                <w:sz w:val="16"/>
                <w:szCs w:val="16"/>
                <w:vertAlign w:val="subscript"/>
              </w:rPr>
              <w:t>β</w:t>
            </w:r>
            <w:r w:rsidRPr="0022519D">
              <w:rPr>
                <w:rFonts w:ascii="Arial" w:hAnsi="Arial"/>
                <w:b/>
                <w:i/>
                <w:color w:val="000000"/>
                <w:sz w:val="16"/>
                <w:szCs w:val="16"/>
              </w:rPr>
              <w:t xml:space="preserve"> (ms</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7E8BE835" w14:textId="5B59CF82"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6.9</w:t>
            </w:r>
            <w:r w:rsidR="006E75E5">
              <w:rPr>
                <w:rFonts w:ascii="Arial" w:hAnsi="Arial"/>
                <w:color w:val="000000"/>
                <w:sz w:val="16"/>
                <w:szCs w:val="16"/>
              </w:rPr>
              <w:t>3</w:t>
            </w:r>
            <w:r w:rsidR="00D844CE">
              <w:rPr>
                <w:rFonts w:ascii="Arial" w:hAnsi="Arial"/>
                <w:color w:val="000000"/>
                <w:sz w:val="16"/>
                <w:szCs w:val="16"/>
              </w:rPr>
              <w:t>0852</w:t>
            </w:r>
          </w:p>
        </w:tc>
        <w:tc>
          <w:tcPr>
            <w:tcW w:w="1256" w:type="dxa"/>
            <w:shd w:val="clear" w:color="auto" w:fill="auto"/>
            <w:noWrap/>
            <w:vAlign w:val="center"/>
            <w:hideMark/>
          </w:tcPr>
          <w:p w14:paraId="58582C91" w14:textId="04F40B17" w:rsidR="000F4770" w:rsidRPr="0022519D" w:rsidRDefault="00D844CE" w:rsidP="00864A0A">
            <w:pPr>
              <w:spacing w:after="0"/>
              <w:rPr>
                <w:rFonts w:ascii="Arial" w:hAnsi="Arial"/>
                <w:color w:val="000000"/>
                <w:sz w:val="16"/>
                <w:szCs w:val="16"/>
              </w:rPr>
            </w:pPr>
            <w:r>
              <w:rPr>
                <w:rFonts w:ascii="Arial" w:hAnsi="Arial"/>
                <w:color w:val="000000"/>
                <w:sz w:val="16"/>
                <w:szCs w:val="16"/>
              </w:rPr>
              <w:t>0</w:t>
            </w:r>
            <w:r w:rsidR="000F4770" w:rsidRPr="0022519D">
              <w:rPr>
                <w:rFonts w:ascii="Arial" w:hAnsi="Arial"/>
                <w:color w:val="000000"/>
                <w:sz w:val="16"/>
                <w:szCs w:val="16"/>
              </w:rPr>
              <w:t>.</w:t>
            </w:r>
            <w:r w:rsidR="00775FDC">
              <w:rPr>
                <w:rFonts w:ascii="Arial" w:hAnsi="Arial"/>
                <w:color w:val="000000"/>
                <w:sz w:val="16"/>
                <w:szCs w:val="16"/>
              </w:rPr>
              <w:t>787</w:t>
            </w:r>
          </w:p>
        </w:tc>
        <w:tc>
          <w:tcPr>
            <w:tcW w:w="1120" w:type="dxa"/>
            <w:shd w:val="clear" w:color="auto" w:fill="auto"/>
            <w:noWrap/>
            <w:vAlign w:val="center"/>
            <w:hideMark/>
          </w:tcPr>
          <w:p w14:paraId="49B2A57F"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0.1974</w:t>
            </w:r>
          </w:p>
        </w:tc>
        <w:tc>
          <w:tcPr>
            <w:tcW w:w="1256" w:type="dxa"/>
            <w:shd w:val="clear" w:color="auto" w:fill="auto"/>
            <w:noWrap/>
            <w:vAlign w:val="center"/>
            <w:hideMark/>
          </w:tcPr>
          <w:p w14:paraId="6583C569"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0.0935</w:t>
            </w:r>
          </w:p>
        </w:tc>
        <w:tc>
          <w:tcPr>
            <w:tcW w:w="1120" w:type="dxa"/>
            <w:shd w:val="clear" w:color="auto" w:fill="auto"/>
            <w:noWrap/>
            <w:vAlign w:val="center"/>
            <w:hideMark/>
          </w:tcPr>
          <w:p w14:paraId="0B3949E7"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0.2248</w:t>
            </w:r>
          </w:p>
        </w:tc>
        <w:tc>
          <w:tcPr>
            <w:tcW w:w="1120" w:type="dxa"/>
            <w:shd w:val="clear" w:color="auto" w:fill="auto"/>
            <w:noWrap/>
            <w:vAlign w:val="center"/>
            <w:hideMark/>
          </w:tcPr>
          <w:p w14:paraId="2FD4E6F4"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2.1 x 10</w:t>
            </w:r>
            <w:r w:rsidRPr="0022519D">
              <w:rPr>
                <w:rFonts w:ascii="Arial" w:hAnsi="Arial"/>
                <w:color w:val="000000"/>
                <w:sz w:val="16"/>
                <w:szCs w:val="16"/>
                <w:vertAlign w:val="superscript"/>
              </w:rPr>
              <w:t>-3</w:t>
            </w:r>
          </w:p>
        </w:tc>
        <w:tc>
          <w:tcPr>
            <w:tcW w:w="222" w:type="dxa"/>
          </w:tcPr>
          <w:p w14:paraId="7778BD2E" w14:textId="1801C433" w:rsidR="000F4770" w:rsidRPr="00C125E9" w:rsidRDefault="00E81D3F" w:rsidP="00864A0A">
            <w:pPr>
              <w:spacing w:after="0"/>
              <w:rPr>
                <w:rFonts w:ascii="Arial" w:hAnsi="Arial"/>
                <w:color w:val="000000"/>
                <w:sz w:val="20"/>
              </w:rPr>
            </w:pPr>
            <w:r>
              <w:rPr>
                <w:rFonts w:ascii="Arial" w:hAnsi="Arial"/>
                <w:color w:val="000000"/>
                <w:sz w:val="20"/>
              </w:rPr>
              <w:t>0.3691</w:t>
            </w:r>
          </w:p>
        </w:tc>
        <w:tc>
          <w:tcPr>
            <w:tcW w:w="222" w:type="dxa"/>
          </w:tcPr>
          <w:p w14:paraId="3E924824" w14:textId="4E57E815" w:rsidR="000F4770" w:rsidRPr="00C125E9" w:rsidRDefault="00E4276A" w:rsidP="00864A0A">
            <w:pPr>
              <w:spacing w:after="0"/>
              <w:rPr>
                <w:rFonts w:ascii="Arial" w:hAnsi="Arial"/>
                <w:color w:val="000000"/>
                <w:sz w:val="20"/>
              </w:rPr>
            </w:pPr>
            <w:r>
              <w:rPr>
                <w:rFonts w:ascii="Arial" w:hAnsi="Arial"/>
                <w:color w:val="000000"/>
                <w:sz w:val="20"/>
              </w:rPr>
              <w:t>0.0103</w:t>
            </w:r>
          </w:p>
        </w:tc>
        <w:tc>
          <w:tcPr>
            <w:tcW w:w="222" w:type="dxa"/>
          </w:tcPr>
          <w:p w14:paraId="2BFBCCB1" w14:textId="264F1771" w:rsidR="000F4770" w:rsidRPr="00C125E9" w:rsidRDefault="000D0673" w:rsidP="00864A0A">
            <w:pPr>
              <w:spacing w:after="0"/>
              <w:rPr>
                <w:rFonts w:ascii="Arial" w:hAnsi="Arial"/>
                <w:color w:val="000000"/>
                <w:sz w:val="20"/>
              </w:rPr>
            </w:pPr>
            <w:r>
              <w:rPr>
                <w:rFonts w:ascii="Arial" w:hAnsi="Arial"/>
                <w:color w:val="000000"/>
                <w:sz w:val="20"/>
              </w:rPr>
              <w:t>0.0041</w:t>
            </w:r>
          </w:p>
        </w:tc>
      </w:tr>
      <w:tr w:rsidR="00763260" w:rsidRPr="00554C2A" w14:paraId="5F79D142" w14:textId="1D550F99" w:rsidTr="004720CE">
        <w:trPr>
          <w:trHeight w:val="348"/>
          <w:jc w:val="center"/>
        </w:trPr>
        <w:tc>
          <w:tcPr>
            <w:tcW w:w="982" w:type="dxa"/>
            <w:shd w:val="clear" w:color="auto" w:fill="auto"/>
            <w:noWrap/>
            <w:vAlign w:val="center"/>
            <w:hideMark/>
          </w:tcPr>
          <w:p w14:paraId="275DDD03"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k</w:t>
            </w:r>
            <w:r w:rsidRPr="0022519D">
              <w:rPr>
                <w:rFonts w:ascii="Arial" w:hAnsi="Arial"/>
                <w:b/>
                <w:i/>
                <w:color w:val="000000"/>
                <w:sz w:val="16"/>
                <w:szCs w:val="16"/>
                <w:vertAlign w:val="subscript"/>
              </w:rPr>
              <w:t>β</w:t>
            </w:r>
            <w:r w:rsidRPr="0022519D">
              <w:rPr>
                <w:rFonts w:ascii="Arial" w:hAnsi="Arial"/>
                <w:b/>
                <w:i/>
                <w:color w:val="000000"/>
                <w:sz w:val="16"/>
                <w:szCs w:val="16"/>
              </w:rPr>
              <w:t xml:space="preserve"> (mV</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56F4906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-0.043</w:t>
            </w:r>
          </w:p>
        </w:tc>
        <w:tc>
          <w:tcPr>
            <w:tcW w:w="1256" w:type="dxa"/>
            <w:shd w:val="clear" w:color="auto" w:fill="auto"/>
            <w:noWrap/>
            <w:vAlign w:val="center"/>
            <w:hideMark/>
          </w:tcPr>
          <w:p w14:paraId="7F53E6B3" w14:textId="3FD9EA9C"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w:t>
            </w:r>
            <w:r w:rsidR="00775FDC">
              <w:rPr>
                <w:rFonts w:ascii="Arial" w:hAnsi="Arial"/>
                <w:color w:val="000000"/>
                <w:sz w:val="16"/>
                <w:szCs w:val="16"/>
              </w:rPr>
              <w:t>691</w:t>
            </w:r>
          </w:p>
        </w:tc>
        <w:tc>
          <w:tcPr>
            <w:tcW w:w="1120" w:type="dxa"/>
            <w:shd w:val="clear" w:color="auto" w:fill="auto"/>
            <w:noWrap/>
            <w:vAlign w:val="center"/>
            <w:hideMark/>
          </w:tcPr>
          <w:p w14:paraId="50C65ED5"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p>
        </w:tc>
        <w:tc>
          <w:tcPr>
            <w:tcW w:w="1256" w:type="dxa"/>
            <w:shd w:val="clear" w:color="auto" w:fill="auto"/>
            <w:noWrap/>
            <w:vAlign w:val="center"/>
            <w:hideMark/>
          </w:tcPr>
          <w:p w14:paraId="6530EA51"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0.0058</w:t>
            </w:r>
          </w:p>
        </w:tc>
        <w:tc>
          <w:tcPr>
            <w:tcW w:w="1120" w:type="dxa"/>
            <w:shd w:val="clear" w:color="auto" w:fill="auto"/>
            <w:noWrap/>
            <w:vAlign w:val="center"/>
            <w:hideMark/>
          </w:tcPr>
          <w:p w14:paraId="209A169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-0.0319</w:t>
            </w:r>
          </w:p>
        </w:tc>
        <w:tc>
          <w:tcPr>
            <w:tcW w:w="1120" w:type="dxa"/>
            <w:shd w:val="clear" w:color="auto" w:fill="auto"/>
            <w:noWrap/>
            <w:vAlign w:val="center"/>
            <w:hideMark/>
          </w:tcPr>
          <w:p w14:paraId="52609D27"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p>
        </w:tc>
        <w:tc>
          <w:tcPr>
            <w:tcW w:w="222" w:type="dxa"/>
          </w:tcPr>
          <w:p w14:paraId="4A457922" w14:textId="77777777" w:rsidR="000F4770" w:rsidRPr="00C125E9" w:rsidRDefault="000F4770" w:rsidP="00864A0A">
            <w:pPr>
              <w:spacing w:after="0"/>
              <w:rPr>
                <w:rFonts w:ascii="Arial" w:hAnsi="Arial"/>
                <w:color w:val="000000"/>
                <w:sz w:val="20"/>
              </w:rPr>
            </w:pPr>
          </w:p>
        </w:tc>
        <w:tc>
          <w:tcPr>
            <w:tcW w:w="222" w:type="dxa"/>
          </w:tcPr>
          <w:p w14:paraId="41D9E33E" w14:textId="77777777" w:rsidR="000F4770" w:rsidRPr="00C125E9" w:rsidRDefault="000F4770" w:rsidP="00864A0A">
            <w:pPr>
              <w:spacing w:after="0"/>
              <w:rPr>
                <w:rFonts w:ascii="Arial" w:hAnsi="Arial"/>
                <w:color w:val="000000"/>
                <w:sz w:val="20"/>
              </w:rPr>
            </w:pPr>
          </w:p>
        </w:tc>
        <w:tc>
          <w:tcPr>
            <w:tcW w:w="222" w:type="dxa"/>
          </w:tcPr>
          <w:p w14:paraId="63440F8F" w14:textId="77777777" w:rsidR="000F4770" w:rsidRPr="00C125E9" w:rsidRDefault="000F4770" w:rsidP="00864A0A">
            <w:pPr>
              <w:spacing w:after="0"/>
              <w:rPr>
                <w:rFonts w:ascii="Arial" w:hAnsi="Arial"/>
                <w:color w:val="000000"/>
                <w:sz w:val="20"/>
              </w:rPr>
            </w:pPr>
          </w:p>
        </w:tc>
      </w:tr>
    </w:tbl>
    <w:p w14:paraId="5F5DC6FD" w14:textId="77777777" w:rsidR="00C4375D" w:rsidRDefault="00C4375D" w:rsidP="00864A0A">
      <w:pPr>
        <w:spacing w:after="0" w:line="259" w:lineRule="auto"/>
        <w:rPr>
          <w:rFonts w:ascii="Arial" w:hAnsi="Arial" w:cs="Arial"/>
          <w:bCs/>
          <w:i/>
          <w:iCs/>
        </w:rPr>
      </w:pPr>
      <w:r>
        <w:rPr>
          <w:rFonts w:ascii="Arial" w:hAnsi="Arial" w:cs="Arial"/>
          <w:bCs/>
          <w:i/>
          <w:iCs/>
        </w:rPr>
        <w:t>Parameters for the voltage dependence and kinetics were based on previous models of PNs (</w:t>
      </w:r>
      <w:proofErr w:type="spellStart"/>
      <w:r>
        <w:rPr>
          <w:rFonts w:ascii="Arial" w:hAnsi="Arial" w:cs="Arial"/>
          <w:bCs/>
          <w:i/>
          <w:iCs/>
        </w:rPr>
        <w:t>Macica</w:t>
      </w:r>
      <w:proofErr w:type="spellEnd"/>
      <w:r>
        <w:rPr>
          <w:rFonts w:ascii="Arial" w:hAnsi="Arial" w:cs="Arial"/>
          <w:bCs/>
          <w:i/>
          <w:iCs/>
        </w:rPr>
        <w:t xml:space="preserve"> et al., 2003; </w:t>
      </w:r>
      <w:proofErr w:type="spellStart"/>
      <w:r>
        <w:rPr>
          <w:rFonts w:ascii="Arial" w:hAnsi="Arial" w:cs="Arial"/>
          <w:bCs/>
          <w:i/>
          <w:iCs/>
        </w:rPr>
        <w:t>Sierksma</w:t>
      </w:r>
      <w:proofErr w:type="spellEnd"/>
      <w:r>
        <w:rPr>
          <w:rFonts w:ascii="Arial" w:hAnsi="Arial" w:cs="Arial"/>
          <w:bCs/>
          <w:i/>
          <w:iCs/>
        </w:rPr>
        <w:t xml:space="preserve"> et al., 2017).</w:t>
      </w:r>
    </w:p>
    <w:p w14:paraId="463AEBB3" w14:textId="754CB449" w:rsidR="00C4375D" w:rsidRPr="00C4375D" w:rsidRDefault="00C4375D" w:rsidP="00864A0A">
      <w:pPr>
        <w:spacing w:after="0"/>
        <w:rPr>
          <w:rFonts w:ascii="Arial" w:hAnsi="Arial" w:cs="Arial"/>
          <w:color w:val="000000"/>
          <w:highlight w:val="yellow"/>
        </w:rPr>
      </w:pPr>
      <w:r>
        <w:rPr>
          <w:rFonts w:ascii="Arial" w:hAnsi="Arial" w:cs="Arial"/>
          <w:color w:val="000000"/>
          <w:highlight w:val="yellow"/>
        </w:rPr>
        <w:br w:type="page"/>
      </w:r>
      <w:r w:rsidRPr="00B53833">
        <w:rPr>
          <w:rFonts w:ascii="Arial" w:hAnsi="Arial" w:cs="Arial"/>
          <w:bCs/>
        </w:rPr>
        <w:lastRenderedPageBreak/>
        <w:t xml:space="preserve">Table </w:t>
      </w:r>
      <w:r>
        <w:rPr>
          <w:rFonts w:ascii="Arial" w:hAnsi="Arial" w:cs="Arial"/>
          <w:bCs/>
        </w:rPr>
        <w:t>2.</w:t>
      </w:r>
      <w:r>
        <w:rPr>
          <w:rFonts w:ascii="Arial" w:hAnsi="Arial" w:cs="Arial"/>
          <w:b/>
        </w:rPr>
        <w:t xml:space="preserve"> </w:t>
      </w:r>
      <w:r>
        <w:rPr>
          <w:rFonts w:ascii="Arial" w:hAnsi="Arial" w:cs="Arial"/>
        </w:rPr>
        <w:t xml:space="preserve">Parameters for MNTB principal neuron </w:t>
      </w:r>
      <w:proofErr w:type="spellStart"/>
      <w:r>
        <w:rPr>
          <w:rFonts w:ascii="Arial" w:hAnsi="Arial" w:cs="Arial"/>
        </w:rPr>
        <w:t>sEPSCs</w:t>
      </w:r>
      <w:proofErr w:type="spellEnd"/>
      <w:r>
        <w:rPr>
          <w:rFonts w:ascii="Arial" w:hAnsi="Arial" w:cs="Arial"/>
        </w:rPr>
        <w:t xml:space="preserve"> following TeNT expression </w:t>
      </w:r>
    </w:p>
    <w:tbl>
      <w:tblPr>
        <w:tblW w:w="8496" w:type="dxa"/>
        <w:jc w:val="center"/>
        <w:tblLook w:val="04A0" w:firstRow="1" w:lastRow="0" w:firstColumn="1" w:lastColumn="0" w:noHBand="0" w:noVBand="1"/>
      </w:tblPr>
      <w:tblGrid>
        <w:gridCol w:w="2160"/>
        <w:gridCol w:w="1584"/>
        <w:gridCol w:w="1584"/>
        <w:gridCol w:w="1584"/>
        <w:gridCol w:w="1584"/>
      </w:tblGrid>
      <w:tr w:rsidR="00C4375D" w:rsidRPr="00585095" w14:paraId="0A8078F3" w14:textId="77777777" w:rsidTr="002131A7">
        <w:trPr>
          <w:trHeight w:val="576"/>
          <w:jc w:val="center"/>
        </w:trPr>
        <w:tc>
          <w:tcPr>
            <w:tcW w:w="2160" w:type="dxa"/>
            <w:tcBorders>
              <w:top w:val="single" w:sz="4" w:space="0" w:color="auto"/>
              <w:left w:val="nil"/>
              <w:bottom w:val="single" w:sz="4" w:space="0" w:color="000000"/>
              <w:right w:val="nil"/>
            </w:tcBorders>
            <w:shd w:val="clear" w:color="auto" w:fill="auto"/>
            <w:noWrap/>
            <w:vAlign w:val="center"/>
            <w:hideMark/>
          </w:tcPr>
          <w:p w14:paraId="5D711C59"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MNTB PN Age</w:t>
            </w:r>
          </w:p>
        </w:tc>
        <w:tc>
          <w:tcPr>
            <w:tcW w:w="1584" w:type="dxa"/>
            <w:tcBorders>
              <w:top w:val="single" w:sz="4" w:space="0" w:color="auto"/>
              <w:left w:val="nil"/>
              <w:bottom w:val="single" w:sz="4" w:space="0" w:color="000000"/>
              <w:right w:val="nil"/>
            </w:tcBorders>
            <w:shd w:val="clear" w:color="auto" w:fill="auto"/>
            <w:vAlign w:val="center"/>
            <w:hideMark/>
          </w:tcPr>
          <w:p w14:paraId="575978DE"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Amplitude (</w:t>
            </w:r>
            <w:proofErr w:type="spellStart"/>
            <w:r w:rsidRPr="00585095">
              <w:rPr>
                <w:rFonts w:ascii="Arial" w:hAnsi="Arial" w:cs="Arial"/>
                <w:b/>
                <w:bCs/>
                <w:color w:val="000000"/>
                <w:sz w:val="20"/>
                <w:szCs w:val="20"/>
              </w:rPr>
              <w:t>pA</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1E7EC420"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Decay Time Constant, τ (</w:t>
            </w:r>
            <w:proofErr w:type="spellStart"/>
            <w:r w:rsidRPr="00585095">
              <w:rPr>
                <w:rFonts w:ascii="Arial" w:hAnsi="Arial" w:cs="Arial"/>
                <w:b/>
                <w:bCs/>
                <w:color w:val="000000"/>
                <w:sz w:val="20"/>
                <w:szCs w:val="20"/>
              </w:rPr>
              <w:t>ms</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0036D38D"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Risetime 20-80% (</w:t>
            </w:r>
            <w:proofErr w:type="spellStart"/>
            <w:r w:rsidRPr="00585095">
              <w:rPr>
                <w:rFonts w:ascii="Arial" w:hAnsi="Arial" w:cs="Arial"/>
                <w:b/>
                <w:bCs/>
                <w:color w:val="000000"/>
                <w:sz w:val="20"/>
                <w:szCs w:val="20"/>
              </w:rPr>
              <w:t>ms</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525E661E"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Frequency (Hz)</w:t>
            </w:r>
          </w:p>
        </w:tc>
      </w:tr>
      <w:tr w:rsidR="00C4375D" w:rsidRPr="00585095" w14:paraId="236C3446" w14:textId="77777777" w:rsidTr="002131A7">
        <w:trPr>
          <w:trHeight w:val="288"/>
          <w:jc w:val="center"/>
        </w:trPr>
        <w:tc>
          <w:tcPr>
            <w:tcW w:w="2160" w:type="dxa"/>
            <w:tcBorders>
              <w:top w:val="nil"/>
              <w:left w:val="nil"/>
              <w:bottom w:val="nil"/>
              <w:right w:val="nil"/>
            </w:tcBorders>
            <w:shd w:val="clear" w:color="auto" w:fill="auto"/>
            <w:noWrap/>
            <w:vAlign w:val="center"/>
          </w:tcPr>
          <w:p w14:paraId="7DACC14A"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7802ADE"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F97192"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E86CF99"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4D6E716" w14:textId="77777777" w:rsidR="00C4375D" w:rsidRPr="00585095" w:rsidRDefault="00C4375D" w:rsidP="00864A0A">
            <w:pPr>
              <w:spacing w:after="0"/>
              <w:rPr>
                <w:rFonts w:ascii="Arial" w:hAnsi="Arial" w:cs="Arial"/>
                <w:color w:val="000000"/>
                <w:sz w:val="20"/>
                <w:szCs w:val="20"/>
              </w:rPr>
            </w:pPr>
          </w:p>
        </w:tc>
      </w:tr>
      <w:tr w:rsidR="00C4375D" w:rsidRPr="00585095" w14:paraId="6C82E858" w14:textId="77777777" w:rsidTr="002131A7">
        <w:trPr>
          <w:trHeight w:val="288"/>
          <w:jc w:val="center"/>
        </w:trPr>
        <w:tc>
          <w:tcPr>
            <w:tcW w:w="2160" w:type="dxa"/>
            <w:tcBorders>
              <w:top w:val="nil"/>
              <w:left w:val="nil"/>
              <w:bottom w:val="nil"/>
              <w:right w:val="nil"/>
            </w:tcBorders>
            <w:shd w:val="clear" w:color="auto" w:fill="auto"/>
            <w:noWrap/>
            <w:vAlign w:val="center"/>
          </w:tcPr>
          <w:p w14:paraId="09289592" w14:textId="70DB96EB"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r>
              <w:rPr>
                <w:rFonts w:ascii="Arial" w:hAnsi="Arial" w:cs="Arial"/>
                <w:color w:val="000000"/>
                <w:sz w:val="20"/>
                <w:szCs w:val="20"/>
              </w:rPr>
              <w:t>Non-injected</w:t>
            </w:r>
            <w:r w:rsidRPr="00585095">
              <w:rPr>
                <w:rFonts w:ascii="Arial" w:hAnsi="Arial" w:cs="Arial"/>
                <w:color w:val="000000"/>
                <w:sz w:val="20"/>
                <w:szCs w:val="20"/>
              </w:rPr>
              <w:t>/Control</w:t>
            </w:r>
          </w:p>
          <w:p w14:paraId="1FFDAACD" w14:textId="74FEC685"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tcPr>
          <w:p w14:paraId="618E2DCC"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67FD536"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112333E3"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E8A58F2" w14:textId="77777777" w:rsidR="00C4375D" w:rsidRPr="00585095" w:rsidRDefault="00C4375D" w:rsidP="00864A0A">
            <w:pPr>
              <w:spacing w:after="0"/>
              <w:rPr>
                <w:rFonts w:ascii="Arial" w:hAnsi="Arial" w:cs="Arial"/>
                <w:color w:val="000000"/>
                <w:sz w:val="20"/>
                <w:szCs w:val="20"/>
              </w:rPr>
            </w:pPr>
          </w:p>
        </w:tc>
      </w:tr>
      <w:tr w:rsidR="00C4375D" w:rsidRPr="00585095" w14:paraId="5275CA81"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091E2FE2"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661FAB6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hideMark/>
          </w:tcPr>
          <w:p w14:paraId="67FF27A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61.84 ± 7.72</w:t>
            </w:r>
          </w:p>
        </w:tc>
        <w:tc>
          <w:tcPr>
            <w:tcW w:w="1584" w:type="dxa"/>
            <w:tcBorders>
              <w:top w:val="nil"/>
              <w:left w:val="nil"/>
              <w:bottom w:val="nil"/>
              <w:right w:val="nil"/>
            </w:tcBorders>
            <w:shd w:val="clear" w:color="auto" w:fill="auto"/>
            <w:noWrap/>
            <w:vAlign w:val="center"/>
            <w:hideMark/>
          </w:tcPr>
          <w:p w14:paraId="42A1AD2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0.77 ± 0.16</w:t>
            </w:r>
          </w:p>
        </w:tc>
        <w:tc>
          <w:tcPr>
            <w:tcW w:w="1584" w:type="dxa"/>
            <w:tcBorders>
              <w:top w:val="nil"/>
              <w:left w:val="nil"/>
              <w:bottom w:val="nil"/>
              <w:right w:val="nil"/>
            </w:tcBorders>
            <w:shd w:val="clear" w:color="auto" w:fill="auto"/>
            <w:noWrap/>
            <w:vAlign w:val="center"/>
            <w:hideMark/>
          </w:tcPr>
          <w:p w14:paraId="4F7B94F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0.30 ± 0.09</w:t>
            </w:r>
          </w:p>
        </w:tc>
        <w:tc>
          <w:tcPr>
            <w:tcW w:w="1584" w:type="dxa"/>
            <w:tcBorders>
              <w:top w:val="nil"/>
              <w:left w:val="nil"/>
              <w:bottom w:val="nil"/>
              <w:right w:val="nil"/>
            </w:tcBorders>
            <w:shd w:val="clear" w:color="auto" w:fill="auto"/>
            <w:noWrap/>
            <w:vAlign w:val="center"/>
            <w:hideMark/>
          </w:tcPr>
          <w:p w14:paraId="530DC61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2.08 ± 1.62</w:t>
            </w:r>
          </w:p>
        </w:tc>
      </w:tr>
      <w:tr w:rsidR="00C4375D" w:rsidRPr="00585095" w14:paraId="1D725B68"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0BE6A8C2"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/TeNT</w:t>
            </w:r>
          </w:p>
          <w:p w14:paraId="2AE4D18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13)</w:t>
            </w:r>
          </w:p>
        </w:tc>
        <w:tc>
          <w:tcPr>
            <w:tcW w:w="1584" w:type="dxa"/>
            <w:tcBorders>
              <w:top w:val="nil"/>
              <w:left w:val="nil"/>
              <w:bottom w:val="nil"/>
              <w:right w:val="nil"/>
            </w:tcBorders>
            <w:shd w:val="clear" w:color="auto" w:fill="auto"/>
            <w:noWrap/>
            <w:vAlign w:val="center"/>
            <w:hideMark/>
          </w:tcPr>
          <w:p w14:paraId="2747D51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50.31 ± 11.10</w:t>
            </w:r>
          </w:p>
        </w:tc>
        <w:tc>
          <w:tcPr>
            <w:tcW w:w="1584" w:type="dxa"/>
            <w:tcBorders>
              <w:top w:val="nil"/>
              <w:left w:val="nil"/>
              <w:bottom w:val="nil"/>
              <w:right w:val="nil"/>
            </w:tcBorders>
            <w:shd w:val="clear" w:color="auto" w:fill="auto"/>
            <w:noWrap/>
            <w:vAlign w:val="center"/>
            <w:hideMark/>
          </w:tcPr>
          <w:p w14:paraId="09C7403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1.17 ± 0.26</w:t>
            </w:r>
          </w:p>
        </w:tc>
        <w:tc>
          <w:tcPr>
            <w:tcW w:w="1584" w:type="dxa"/>
            <w:tcBorders>
              <w:top w:val="nil"/>
              <w:left w:val="nil"/>
              <w:bottom w:val="nil"/>
              <w:right w:val="nil"/>
            </w:tcBorders>
            <w:shd w:val="clear" w:color="auto" w:fill="auto"/>
            <w:noWrap/>
            <w:vAlign w:val="center"/>
            <w:hideMark/>
          </w:tcPr>
          <w:p w14:paraId="3BF6EB1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0.37 ± 0.11</w:t>
            </w:r>
          </w:p>
        </w:tc>
        <w:tc>
          <w:tcPr>
            <w:tcW w:w="1584" w:type="dxa"/>
            <w:tcBorders>
              <w:top w:val="nil"/>
              <w:left w:val="nil"/>
              <w:bottom w:val="nil"/>
              <w:right w:val="nil"/>
            </w:tcBorders>
            <w:shd w:val="clear" w:color="auto" w:fill="auto"/>
            <w:noWrap/>
            <w:vAlign w:val="center"/>
            <w:hideMark/>
          </w:tcPr>
          <w:p w14:paraId="0AA6009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0.55 ± 0.79</w:t>
            </w:r>
          </w:p>
        </w:tc>
      </w:tr>
      <w:tr w:rsidR="00B563F5" w:rsidRPr="00585095" w14:paraId="6DAA195C" w14:textId="77777777" w:rsidTr="002131A7">
        <w:trPr>
          <w:trHeight w:val="288"/>
          <w:jc w:val="center"/>
        </w:trPr>
        <w:tc>
          <w:tcPr>
            <w:tcW w:w="2160" w:type="dxa"/>
            <w:tcBorders>
              <w:top w:val="nil"/>
              <w:left w:val="nil"/>
              <w:bottom w:val="nil"/>
              <w:right w:val="nil"/>
            </w:tcBorders>
            <w:shd w:val="clear" w:color="auto" w:fill="auto"/>
            <w:noWrap/>
            <w:vAlign w:val="center"/>
          </w:tcPr>
          <w:p w14:paraId="6E541AAD"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B904F2B"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5A39E2E3"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9C1F621"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10C3DC3" w14:textId="77777777" w:rsidR="00B563F5" w:rsidRPr="00585095" w:rsidRDefault="00B563F5" w:rsidP="00864A0A">
            <w:pPr>
              <w:spacing w:after="0"/>
              <w:rPr>
                <w:rFonts w:ascii="Arial" w:hAnsi="Arial" w:cs="Arial"/>
                <w:color w:val="000000"/>
                <w:sz w:val="20"/>
                <w:szCs w:val="20"/>
              </w:rPr>
            </w:pPr>
          </w:p>
        </w:tc>
      </w:tr>
      <w:tr w:rsidR="00C4375D" w:rsidRPr="00585095" w14:paraId="78BEF064"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47296C7D"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P6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1B33CABC"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19)</w:t>
            </w:r>
          </w:p>
        </w:tc>
        <w:tc>
          <w:tcPr>
            <w:tcW w:w="1584" w:type="dxa"/>
            <w:tcBorders>
              <w:top w:val="nil"/>
              <w:left w:val="nil"/>
              <w:bottom w:val="nil"/>
              <w:right w:val="nil"/>
            </w:tcBorders>
            <w:shd w:val="clear" w:color="auto" w:fill="auto"/>
            <w:noWrap/>
            <w:vAlign w:val="center"/>
            <w:hideMark/>
          </w:tcPr>
          <w:p w14:paraId="2CF5412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62.44 ± 14.63</w:t>
            </w:r>
          </w:p>
        </w:tc>
        <w:tc>
          <w:tcPr>
            <w:tcW w:w="1584" w:type="dxa"/>
            <w:tcBorders>
              <w:top w:val="nil"/>
              <w:left w:val="nil"/>
              <w:bottom w:val="nil"/>
              <w:right w:val="nil"/>
            </w:tcBorders>
            <w:shd w:val="clear" w:color="auto" w:fill="auto"/>
            <w:noWrap/>
            <w:vAlign w:val="center"/>
            <w:hideMark/>
          </w:tcPr>
          <w:p w14:paraId="57D21BA3"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0.72 ± 0.18</w:t>
            </w:r>
          </w:p>
        </w:tc>
        <w:tc>
          <w:tcPr>
            <w:tcW w:w="1584" w:type="dxa"/>
            <w:tcBorders>
              <w:top w:val="nil"/>
              <w:left w:val="nil"/>
              <w:bottom w:val="nil"/>
              <w:right w:val="nil"/>
            </w:tcBorders>
            <w:shd w:val="clear" w:color="auto" w:fill="auto"/>
            <w:noWrap/>
            <w:vAlign w:val="center"/>
            <w:hideMark/>
          </w:tcPr>
          <w:p w14:paraId="327B1036"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0.23 ± 0.06</w:t>
            </w:r>
          </w:p>
        </w:tc>
        <w:tc>
          <w:tcPr>
            <w:tcW w:w="1584" w:type="dxa"/>
            <w:tcBorders>
              <w:top w:val="nil"/>
              <w:left w:val="nil"/>
              <w:bottom w:val="nil"/>
              <w:right w:val="nil"/>
            </w:tcBorders>
            <w:shd w:val="clear" w:color="auto" w:fill="auto"/>
            <w:noWrap/>
            <w:vAlign w:val="center"/>
            <w:hideMark/>
          </w:tcPr>
          <w:p w14:paraId="3629B2D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2.60 ± 1.94</w:t>
            </w:r>
          </w:p>
        </w:tc>
      </w:tr>
      <w:tr w:rsidR="00C4375D" w:rsidRPr="00585095" w14:paraId="1D1DAC8B"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50192A0F"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P6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/TeNT</w:t>
            </w:r>
          </w:p>
          <w:p w14:paraId="706F537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18)</w:t>
            </w:r>
          </w:p>
        </w:tc>
        <w:tc>
          <w:tcPr>
            <w:tcW w:w="1584" w:type="dxa"/>
            <w:tcBorders>
              <w:top w:val="nil"/>
              <w:left w:val="nil"/>
              <w:bottom w:val="nil"/>
              <w:right w:val="nil"/>
            </w:tcBorders>
            <w:shd w:val="clear" w:color="auto" w:fill="auto"/>
            <w:noWrap/>
            <w:vAlign w:val="center"/>
            <w:hideMark/>
          </w:tcPr>
          <w:p w14:paraId="79E3050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60.42 ± 15.76</w:t>
            </w:r>
          </w:p>
        </w:tc>
        <w:tc>
          <w:tcPr>
            <w:tcW w:w="1584" w:type="dxa"/>
            <w:tcBorders>
              <w:top w:val="nil"/>
              <w:left w:val="nil"/>
              <w:bottom w:val="nil"/>
              <w:right w:val="nil"/>
            </w:tcBorders>
            <w:shd w:val="clear" w:color="auto" w:fill="auto"/>
            <w:noWrap/>
            <w:vAlign w:val="center"/>
            <w:hideMark/>
          </w:tcPr>
          <w:p w14:paraId="1543D78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1.09 ± 0.27</w:t>
            </w:r>
          </w:p>
        </w:tc>
        <w:tc>
          <w:tcPr>
            <w:tcW w:w="1584" w:type="dxa"/>
            <w:tcBorders>
              <w:top w:val="nil"/>
              <w:left w:val="nil"/>
              <w:bottom w:val="nil"/>
              <w:right w:val="nil"/>
            </w:tcBorders>
            <w:shd w:val="clear" w:color="auto" w:fill="auto"/>
            <w:noWrap/>
            <w:vAlign w:val="center"/>
            <w:hideMark/>
          </w:tcPr>
          <w:p w14:paraId="66AEFEC6"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0.36 ± 0.11</w:t>
            </w:r>
          </w:p>
        </w:tc>
        <w:tc>
          <w:tcPr>
            <w:tcW w:w="1584" w:type="dxa"/>
            <w:tcBorders>
              <w:top w:val="nil"/>
              <w:left w:val="nil"/>
              <w:bottom w:val="nil"/>
              <w:right w:val="nil"/>
            </w:tcBorders>
            <w:shd w:val="clear" w:color="auto" w:fill="auto"/>
            <w:noWrap/>
            <w:vAlign w:val="center"/>
            <w:hideMark/>
          </w:tcPr>
          <w:p w14:paraId="6270D163"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0.65 ± 0.41</w:t>
            </w:r>
          </w:p>
        </w:tc>
      </w:tr>
      <w:tr w:rsidR="00B563F5" w:rsidRPr="00585095" w14:paraId="01734259" w14:textId="77777777" w:rsidTr="002131A7">
        <w:trPr>
          <w:trHeight w:val="288"/>
          <w:jc w:val="center"/>
        </w:trPr>
        <w:tc>
          <w:tcPr>
            <w:tcW w:w="2160" w:type="dxa"/>
            <w:tcBorders>
              <w:top w:val="nil"/>
              <w:left w:val="nil"/>
              <w:bottom w:val="nil"/>
              <w:right w:val="nil"/>
            </w:tcBorders>
            <w:shd w:val="clear" w:color="auto" w:fill="auto"/>
            <w:noWrap/>
            <w:vAlign w:val="center"/>
          </w:tcPr>
          <w:p w14:paraId="2839555E"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8CCFCA"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470C4DA7"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E0BCE45"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5F4F54C" w14:textId="77777777" w:rsidR="00B563F5" w:rsidRPr="00585095" w:rsidRDefault="00B563F5" w:rsidP="00864A0A">
            <w:pPr>
              <w:spacing w:after="0"/>
              <w:rPr>
                <w:rFonts w:ascii="Arial" w:hAnsi="Arial" w:cs="Arial"/>
                <w:color w:val="000000"/>
                <w:sz w:val="20"/>
                <w:szCs w:val="20"/>
              </w:rPr>
            </w:pPr>
          </w:p>
        </w:tc>
      </w:tr>
      <w:tr w:rsidR="00C4375D" w:rsidRPr="00585095" w14:paraId="589D7628"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1671015A"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P9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084D9DA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hideMark/>
          </w:tcPr>
          <w:p w14:paraId="24A6063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44.97 ± 6.56</w:t>
            </w:r>
          </w:p>
        </w:tc>
        <w:tc>
          <w:tcPr>
            <w:tcW w:w="1584" w:type="dxa"/>
            <w:tcBorders>
              <w:top w:val="nil"/>
              <w:left w:val="nil"/>
              <w:bottom w:val="nil"/>
              <w:right w:val="nil"/>
            </w:tcBorders>
            <w:shd w:val="clear" w:color="auto" w:fill="auto"/>
            <w:noWrap/>
            <w:vAlign w:val="center"/>
            <w:hideMark/>
          </w:tcPr>
          <w:p w14:paraId="1048E05F"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0.54 ± 0.17</w:t>
            </w:r>
          </w:p>
        </w:tc>
        <w:tc>
          <w:tcPr>
            <w:tcW w:w="1584" w:type="dxa"/>
            <w:tcBorders>
              <w:top w:val="nil"/>
              <w:left w:val="nil"/>
              <w:bottom w:val="nil"/>
              <w:right w:val="nil"/>
            </w:tcBorders>
            <w:shd w:val="clear" w:color="auto" w:fill="auto"/>
            <w:noWrap/>
            <w:vAlign w:val="center"/>
            <w:hideMark/>
          </w:tcPr>
          <w:p w14:paraId="56D44A1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0.28 ± 0.09</w:t>
            </w:r>
          </w:p>
        </w:tc>
        <w:tc>
          <w:tcPr>
            <w:tcW w:w="1584" w:type="dxa"/>
            <w:tcBorders>
              <w:top w:val="nil"/>
              <w:left w:val="nil"/>
              <w:bottom w:val="nil"/>
              <w:right w:val="nil"/>
            </w:tcBorders>
            <w:shd w:val="clear" w:color="auto" w:fill="auto"/>
            <w:noWrap/>
            <w:vAlign w:val="center"/>
            <w:hideMark/>
          </w:tcPr>
          <w:p w14:paraId="292A58C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1.17 ± 1.69</w:t>
            </w:r>
          </w:p>
        </w:tc>
      </w:tr>
      <w:tr w:rsidR="00C4375D" w:rsidRPr="00585095" w14:paraId="319F5570"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2BCAB386"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P9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/TeNT</w:t>
            </w:r>
          </w:p>
          <w:p w14:paraId="1A55F11A"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hideMark/>
          </w:tcPr>
          <w:p w14:paraId="6E0F289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62.78 ± 20.29</w:t>
            </w:r>
          </w:p>
        </w:tc>
        <w:tc>
          <w:tcPr>
            <w:tcW w:w="1584" w:type="dxa"/>
            <w:tcBorders>
              <w:top w:val="nil"/>
              <w:left w:val="nil"/>
              <w:bottom w:val="nil"/>
              <w:right w:val="nil"/>
            </w:tcBorders>
            <w:shd w:val="clear" w:color="auto" w:fill="auto"/>
            <w:noWrap/>
            <w:vAlign w:val="center"/>
            <w:hideMark/>
          </w:tcPr>
          <w:p w14:paraId="56961BC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1.02 ± 0.16</w:t>
            </w:r>
          </w:p>
        </w:tc>
        <w:tc>
          <w:tcPr>
            <w:tcW w:w="1584" w:type="dxa"/>
            <w:tcBorders>
              <w:top w:val="nil"/>
              <w:left w:val="nil"/>
              <w:bottom w:val="nil"/>
              <w:right w:val="nil"/>
            </w:tcBorders>
            <w:shd w:val="clear" w:color="auto" w:fill="auto"/>
            <w:noWrap/>
            <w:vAlign w:val="center"/>
            <w:hideMark/>
          </w:tcPr>
          <w:p w14:paraId="57B37362"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0.29 ± 0.06</w:t>
            </w:r>
          </w:p>
        </w:tc>
        <w:tc>
          <w:tcPr>
            <w:tcW w:w="1584" w:type="dxa"/>
            <w:tcBorders>
              <w:top w:val="nil"/>
              <w:left w:val="nil"/>
              <w:bottom w:val="nil"/>
              <w:right w:val="nil"/>
            </w:tcBorders>
            <w:shd w:val="clear" w:color="auto" w:fill="auto"/>
            <w:noWrap/>
            <w:vAlign w:val="center"/>
            <w:hideMark/>
          </w:tcPr>
          <w:p w14:paraId="1A5E604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1.01 ± 0.54</w:t>
            </w:r>
          </w:p>
        </w:tc>
      </w:tr>
      <w:tr w:rsidR="00B563F5" w:rsidRPr="00585095" w14:paraId="217057D0" w14:textId="77777777" w:rsidTr="002131A7">
        <w:trPr>
          <w:trHeight w:val="288"/>
          <w:jc w:val="center"/>
        </w:trPr>
        <w:tc>
          <w:tcPr>
            <w:tcW w:w="2160" w:type="dxa"/>
            <w:tcBorders>
              <w:top w:val="nil"/>
              <w:left w:val="nil"/>
              <w:bottom w:val="nil"/>
              <w:right w:val="nil"/>
            </w:tcBorders>
            <w:shd w:val="clear" w:color="auto" w:fill="auto"/>
            <w:noWrap/>
            <w:vAlign w:val="center"/>
          </w:tcPr>
          <w:p w14:paraId="129FC372" w14:textId="0DF995E1"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r>
              <w:rPr>
                <w:rFonts w:ascii="Arial" w:hAnsi="Arial" w:cs="Arial"/>
                <w:color w:val="000000"/>
                <w:sz w:val="20"/>
                <w:szCs w:val="20"/>
              </w:rPr>
              <w:t>Non-injected</w:t>
            </w:r>
            <w:r w:rsidRPr="00585095">
              <w:rPr>
                <w:rFonts w:ascii="Arial" w:hAnsi="Arial" w:cs="Arial"/>
                <w:color w:val="000000"/>
                <w:sz w:val="20"/>
                <w:szCs w:val="20"/>
              </w:rPr>
              <w:t>/</w:t>
            </w:r>
            <w:r>
              <w:rPr>
                <w:rFonts w:ascii="Arial" w:hAnsi="Arial" w:cs="Arial"/>
                <w:color w:val="000000"/>
                <w:sz w:val="20"/>
                <w:szCs w:val="20"/>
              </w:rPr>
              <w:t>Control</w:t>
            </w:r>
          </w:p>
          <w:p w14:paraId="01638889" w14:textId="1619A6C9"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6279A14C"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F2DBCEB"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48B586A5"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6FB4AC5" w14:textId="77777777" w:rsidR="00B563F5" w:rsidRPr="00585095" w:rsidRDefault="00B563F5" w:rsidP="00864A0A">
            <w:pPr>
              <w:spacing w:after="0"/>
              <w:rPr>
                <w:rFonts w:ascii="Arial" w:hAnsi="Arial" w:cs="Arial"/>
                <w:color w:val="000000"/>
                <w:sz w:val="20"/>
                <w:szCs w:val="20"/>
              </w:rPr>
            </w:pPr>
          </w:p>
        </w:tc>
      </w:tr>
      <w:tr w:rsidR="00B563F5" w:rsidRPr="00585095" w14:paraId="4E17F9C2" w14:textId="77777777" w:rsidTr="002131A7">
        <w:trPr>
          <w:trHeight w:val="288"/>
          <w:jc w:val="center"/>
        </w:trPr>
        <w:tc>
          <w:tcPr>
            <w:tcW w:w="2160" w:type="dxa"/>
            <w:tcBorders>
              <w:top w:val="nil"/>
              <w:left w:val="nil"/>
              <w:bottom w:val="nil"/>
              <w:right w:val="nil"/>
            </w:tcBorders>
            <w:shd w:val="clear" w:color="auto" w:fill="auto"/>
            <w:noWrap/>
            <w:vAlign w:val="center"/>
          </w:tcPr>
          <w:p w14:paraId="41D5344D" w14:textId="4AC4F66E"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proofErr w:type="spellStart"/>
            <w:r>
              <w:rPr>
                <w:rFonts w:ascii="Arial" w:hAnsi="Arial" w:cs="Arial"/>
                <w:color w:val="000000"/>
                <w:sz w:val="20"/>
                <w:szCs w:val="20"/>
              </w:rPr>
              <w:t>i</w:t>
            </w:r>
            <w:r w:rsidRPr="00585095">
              <w:rPr>
                <w:rFonts w:ascii="Arial" w:hAnsi="Arial" w:cs="Arial"/>
                <w:color w:val="000000"/>
                <w:sz w:val="20"/>
                <w:szCs w:val="20"/>
              </w:rPr>
              <w:t>MNTB</w:t>
            </w:r>
            <w:proofErr w:type="spellEnd"/>
            <w:r>
              <w:rPr>
                <w:rFonts w:ascii="Arial" w:hAnsi="Arial" w:cs="Arial"/>
                <w:color w:val="000000"/>
                <w:sz w:val="20"/>
                <w:szCs w:val="20"/>
              </w:rPr>
              <w:t>/Control</w:t>
            </w:r>
          </w:p>
          <w:p w14:paraId="58977FE0" w14:textId="2B443455"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4711A9DD"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BAE55EF"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2372B6"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CF4957E" w14:textId="77777777" w:rsidR="00B563F5" w:rsidRPr="00585095" w:rsidRDefault="00B563F5" w:rsidP="00864A0A">
            <w:pPr>
              <w:spacing w:after="0"/>
              <w:rPr>
                <w:rFonts w:ascii="Arial" w:hAnsi="Arial" w:cs="Arial"/>
                <w:color w:val="000000"/>
                <w:sz w:val="20"/>
                <w:szCs w:val="20"/>
              </w:rPr>
            </w:pPr>
          </w:p>
        </w:tc>
      </w:tr>
      <w:tr w:rsidR="00B563F5" w:rsidRPr="00585095" w14:paraId="5FF21880" w14:textId="77777777" w:rsidTr="002131A7">
        <w:trPr>
          <w:trHeight w:val="288"/>
          <w:jc w:val="center"/>
        </w:trPr>
        <w:tc>
          <w:tcPr>
            <w:tcW w:w="2160" w:type="dxa"/>
            <w:tcBorders>
              <w:top w:val="nil"/>
              <w:left w:val="nil"/>
              <w:bottom w:val="nil"/>
              <w:right w:val="nil"/>
            </w:tcBorders>
            <w:shd w:val="clear" w:color="auto" w:fill="auto"/>
            <w:noWrap/>
            <w:vAlign w:val="center"/>
          </w:tcPr>
          <w:p w14:paraId="5C21F39D" w14:textId="3E063493"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/TeNT</w:t>
            </w:r>
          </w:p>
          <w:p w14:paraId="5DC6898D" w14:textId="1D8BAE05"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2497CC94"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E9018E3"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917B57A"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D99CA49" w14:textId="77777777" w:rsidR="00B563F5" w:rsidRPr="00585095" w:rsidRDefault="00B563F5" w:rsidP="00864A0A">
            <w:pPr>
              <w:spacing w:after="0"/>
              <w:rPr>
                <w:rFonts w:ascii="Arial" w:hAnsi="Arial" w:cs="Arial"/>
                <w:color w:val="000000"/>
                <w:sz w:val="20"/>
                <w:szCs w:val="20"/>
              </w:rPr>
            </w:pPr>
          </w:p>
        </w:tc>
      </w:tr>
      <w:tr w:rsidR="00C4375D" w:rsidRPr="00585095" w14:paraId="4DEE0C52" w14:textId="77777777" w:rsidTr="002131A7">
        <w:trPr>
          <w:trHeight w:val="288"/>
          <w:jc w:val="center"/>
        </w:trPr>
        <w:tc>
          <w:tcPr>
            <w:tcW w:w="2160" w:type="dxa"/>
            <w:tcBorders>
              <w:top w:val="nil"/>
              <w:left w:val="nil"/>
              <w:bottom w:val="single" w:sz="4" w:space="0" w:color="auto"/>
              <w:right w:val="nil"/>
            </w:tcBorders>
            <w:shd w:val="clear" w:color="auto" w:fill="auto"/>
            <w:noWrap/>
            <w:vAlign w:val="center"/>
          </w:tcPr>
          <w:p w14:paraId="489D6987" w14:textId="729869DB"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59E63097"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6EE2F4CF"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13D68EE1"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293413F3" w14:textId="77777777" w:rsidR="00C4375D" w:rsidRPr="00585095" w:rsidRDefault="00C4375D" w:rsidP="00864A0A">
            <w:pPr>
              <w:spacing w:after="0"/>
              <w:rPr>
                <w:rFonts w:ascii="Arial" w:hAnsi="Arial" w:cs="Arial"/>
                <w:color w:val="000000"/>
                <w:sz w:val="20"/>
                <w:szCs w:val="20"/>
              </w:rPr>
            </w:pPr>
          </w:p>
        </w:tc>
      </w:tr>
    </w:tbl>
    <w:p w14:paraId="405B84B9" w14:textId="77777777" w:rsidR="00C4375D" w:rsidRDefault="00C4375D" w:rsidP="00864A0A">
      <w:pPr>
        <w:spacing w:after="0" w:line="259" w:lineRule="auto"/>
        <w:rPr>
          <w:rFonts w:ascii="Arial" w:hAnsi="Arial" w:cs="Arial"/>
          <w:bCs/>
          <w:i/>
          <w:iCs/>
        </w:rPr>
      </w:pPr>
      <w:r>
        <w:rPr>
          <w:rFonts w:ascii="Arial" w:hAnsi="Arial" w:cs="Arial"/>
          <w:bCs/>
          <w:i/>
          <w:iCs/>
        </w:rPr>
        <w:t>Data presented as m</w:t>
      </w:r>
      <w:r w:rsidRPr="00323221">
        <w:rPr>
          <w:rFonts w:ascii="Arial" w:hAnsi="Arial" w:cs="Arial"/>
          <w:bCs/>
          <w:i/>
          <w:iCs/>
        </w:rPr>
        <w:t xml:space="preserve">eans ± standard deviation </w:t>
      </w:r>
      <w:r>
        <w:rPr>
          <w:rFonts w:ascii="Arial" w:hAnsi="Arial" w:cs="Arial"/>
          <w:bCs/>
          <w:i/>
          <w:iCs/>
        </w:rPr>
        <w:t>based on the average values for individual cells</w:t>
      </w:r>
      <w:r w:rsidRPr="00323221">
        <w:rPr>
          <w:rFonts w:ascii="Arial" w:hAnsi="Arial" w:cs="Arial"/>
          <w:bCs/>
          <w:i/>
          <w:iCs/>
        </w:rPr>
        <w:t>. n: number of cells</w:t>
      </w:r>
    </w:p>
    <w:p w14:paraId="0DEB6667"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541A5DA9"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1287F6B0" w14:textId="258B878B"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highlight w:val="yellow"/>
        </w:rPr>
      </w:pPr>
      <w:r w:rsidRPr="007C48BB">
        <w:rPr>
          <w:rFonts w:ascii="Arial" w:hAnsi="Arial" w:cs="Arial"/>
          <w:b/>
          <w:color w:val="000000"/>
          <w:highlight w:val="yellow"/>
        </w:rPr>
        <w:t>Fig</w:t>
      </w:r>
      <w:r w:rsidR="00980C22" w:rsidRPr="007C48BB">
        <w:rPr>
          <w:rFonts w:ascii="Arial" w:hAnsi="Arial" w:cs="Arial"/>
          <w:b/>
          <w:color w:val="000000"/>
          <w:highlight w:val="yellow"/>
        </w:rPr>
        <w:t>ure</w:t>
      </w:r>
      <w:r w:rsidRPr="007C48BB">
        <w:rPr>
          <w:rFonts w:ascii="Arial" w:hAnsi="Arial" w:cs="Arial"/>
          <w:b/>
          <w:color w:val="000000"/>
          <w:highlight w:val="yellow"/>
        </w:rPr>
        <w:t xml:space="preserve"> 2. </w:t>
      </w:r>
      <w:r w:rsidRPr="007C48BB">
        <w:rPr>
          <w:rFonts w:ascii="Arial" w:hAnsi="Arial" w:cs="Arial"/>
          <w:color w:val="000000"/>
          <w:highlight w:val="yellow"/>
        </w:rPr>
        <w:t>Type or paste legend here.  Paste figure above the legend.</w:t>
      </w:r>
    </w:p>
    <w:p w14:paraId="050F83B3"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3F3C21A0"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&lt;insert page break here&gt;</w:t>
      </w:r>
    </w:p>
    <w:p w14:paraId="00E2C86D"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172FB426"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1C1ED247" w14:textId="7977448E"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highlight w:val="yellow"/>
        </w:rPr>
      </w:pPr>
      <w:r w:rsidRPr="007C48BB">
        <w:rPr>
          <w:rFonts w:ascii="Arial" w:hAnsi="Arial" w:cs="Arial"/>
          <w:b/>
          <w:color w:val="000000"/>
          <w:highlight w:val="yellow"/>
        </w:rPr>
        <w:t xml:space="preserve">Table 1. </w:t>
      </w:r>
      <w:r w:rsidR="005A78D5" w:rsidRPr="007C48BB">
        <w:rPr>
          <w:rFonts w:ascii="Arial" w:hAnsi="Arial" w:cs="Arial"/>
          <w:color w:val="000000"/>
          <w:highlight w:val="yellow"/>
        </w:rPr>
        <w:t>Type or paste table title</w:t>
      </w:r>
      <w:r w:rsidRPr="007C48BB">
        <w:rPr>
          <w:rFonts w:ascii="Arial" w:hAnsi="Arial" w:cs="Arial"/>
          <w:color w:val="000000"/>
          <w:highlight w:val="yellow"/>
        </w:rPr>
        <w:t xml:space="preserve"> here. </w:t>
      </w:r>
      <w:r w:rsidR="005A78D5" w:rsidRPr="007C48BB">
        <w:rPr>
          <w:rFonts w:ascii="Arial" w:hAnsi="Arial" w:cs="Arial"/>
          <w:color w:val="000000"/>
          <w:highlight w:val="yellow"/>
        </w:rPr>
        <w:t>Paste table below the title</w:t>
      </w:r>
      <w:r w:rsidR="00980C22" w:rsidRPr="007C48BB">
        <w:rPr>
          <w:rFonts w:ascii="Arial" w:hAnsi="Arial" w:cs="Arial"/>
          <w:color w:val="000000"/>
          <w:highlight w:val="yellow"/>
        </w:rPr>
        <w:t>.</w:t>
      </w:r>
    </w:p>
    <w:p w14:paraId="65759CCF"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6C0D9D6E"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&lt;insert page break</w:t>
      </w:r>
      <w:r w:rsidR="00980C22" w:rsidRPr="007C48BB">
        <w:rPr>
          <w:rFonts w:ascii="Arial" w:hAnsi="Arial" w:cs="Arial"/>
          <w:color w:val="000000"/>
          <w:highlight w:val="yellow"/>
        </w:rPr>
        <w:t xml:space="preserve"> here</w:t>
      </w:r>
      <w:r w:rsidRPr="007C48BB">
        <w:rPr>
          <w:rFonts w:ascii="Arial" w:hAnsi="Arial" w:cs="Arial"/>
          <w:color w:val="000000"/>
          <w:highlight w:val="yellow"/>
        </w:rPr>
        <w:t>&gt;</w:t>
      </w:r>
    </w:p>
    <w:p w14:paraId="615D8097"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5B1B15F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3926A143" w14:textId="62275352"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highlight w:val="yellow"/>
        </w:rPr>
        <w:t>Table 2.</w:t>
      </w:r>
      <w:r w:rsidRPr="007C48BB">
        <w:rPr>
          <w:rFonts w:ascii="Arial" w:hAnsi="Arial" w:cs="Arial"/>
          <w:color w:val="000000"/>
          <w:highlight w:val="yellow"/>
        </w:rPr>
        <w:t xml:space="preserve"> Type or paste </w:t>
      </w:r>
      <w:r w:rsidR="005A78D5" w:rsidRPr="007C48BB">
        <w:rPr>
          <w:rFonts w:ascii="Arial" w:hAnsi="Arial" w:cs="Arial"/>
          <w:color w:val="000000"/>
          <w:highlight w:val="yellow"/>
        </w:rPr>
        <w:t>table title</w:t>
      </w:r>
      <w:r w:rsidRPr="007C48BB">
        <w:rPr>
          <w:rFonts w:ascii="Arial" w:hAnsi="Arial" w:cs="Arial"/>
          <w:color w:val="000000"/>
          <w:highlight w:val="yellow"/>
        </w:rPr>
        <w:t xml:space="preserve"> here. </w:t>
      </w:r>
      <w:r w:rsidR="005A78D5" w:rsidRPr="007C48BB">
        <w:rPr>
          <w:rFonts w:ascii="Arial" w:hAnsi="Arial" w:cs="Arial"/>
          <w:color w:val="000000"/>
          <w:highlight w:val="yellow"/>
        </w:rPr>
        <w:t>Paste table below the title</w:t>
      </w:r>
      <w:r w:rsidR="00980C22" w:rsidRPr="007C48BB">
        <w:rPr>
          <w:rFonts w:ascii="Arial" w:hAnsi="Arial" w:cs="Arial"/>
          <w:color w:val="000000"/>
          <w:highlight w:val="yellow"/>
        </w:rPr>
        <w:t>.</w:t>
      </w:r>
      <w:r w:rsidRPr="007C48BB">
        <w:rPr>
          <w:rFonts w:ascii="Arial" w:hAnsi="Arial" w:cs="Arial"/>
          <w:color w:val="000000"/>
        </w:rPr>
        <w:t xml:space="preserve"> </w:t>
      </w:r>
    </w:p>
    <w:p w14:paraId="1A055CD6"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color w:val="000000"/>
        </w:rPr>
      </w:pPr>
    </w:p>
    <w:p w14:paraId="421FC490" w14:textId="77777777" w:rsidR="00270945" w:rsidRPr="007C48BB" w:rsidRDefault="00270945" w:rsidP="00864A0A">
      <w:pPr>
        <w:spacing w:after="0" w:line="480" w:lineRule="auto"/>
        <w:rPr>
          <w:rFonts w:ascii="Arial" w:hAnsi="Arial" w:cs="Arial"/>
        </w:rPr>
      </w:pPr>
    </w:p>
    <w:sectPr w:rsidR="00270945" w:rsidRPr="007C48BB">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D7D72" w14:textId="77777777" w:rsidR="00EF340D" w:rsidRDefault="00EF340D">
      <w:pPr>
        <w:spacing w:after="0"/>
      </w:pPr>
      <w:r>
        <w:separator/>
      </w:r>
    </w:p>
  </w:endnote>
  <w:endnote w:type="continuationSeparator" w:id="0">
    <w:p w14:paraId="32B5F1E9" w14:textId="77777777" w:rsidR="00EF340D" w:rsidRDefault="00EF34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4B683" w14:textId="77777777" w:rsidR="00EF340D" w:rsidRDefault="00EF340D">
      <w:pPr>
        <w:spacing w:after="0"/>
      </w:pPr>
      <w:r>
        <w:separator/>
      </w:r>
    </w:p>
  </w:footnote>
  <w:footnote w:type="continuationSeparator" w:id="0">
    <w:p w14:paraId="721F2B2A" w14:textId="77777777" w:rsidR="00EF340D" w:rsidRDefault="00EF34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66275"/>
    <w:multiLevelType w:val="hybridMultilevel"/>
    <w:tmpl w:val="28A0031A"/>
    <w:lvl w:ilvl="0" w:tplc="7570D1DA">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666870">
    <w:abstractNumId w:val="1"/>
  </w:num>
  <w:num w:numId="2" w16cid:durableId="225723059">
    <w:abstractNumId w:val="2"/>
  </w:num>
  <w:num w:numId="3" w16cid:durableId="14419908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eorge Spirou">
    <w15:presenceInfo w15:providerId="AD" w15:userId="S::gspirou@usf.edu::a6ac5d23-0f13-4ec8-bbdd-e8d9270da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9C9"/>
    <w:rsid w:val="00010B9A"/>
    <w:rsid w:val="000146B9"/>
    <w:rsid w:val="0001509F"/>
    <w:rsid w:val="00022FBE"/>
    <w:rsid w:val="000374A3"/>
    <w:rsid w:val="000433F6"/>
    <w:rsid w:val="00047C95"/>
    <w:rsid w:val="000546AC"/>
    <w:rsid w:val="000546AF"/>
    <w:rsid w:val="0005494C"/>
    <w:rsid w:val="00087283"/>
    <w:rsid w:val="000A351D"/>
    <w:rsid w:val="000A5255"/>
    <w:rsid w:val="000B78F6"/>
    <w:rsid w:val="000C3044"/>
    <w:rsid w:val="000C4EC8"/>
    <w:rsid w:val="000D0673"/>
    <w:rsid w:val="000D08E7"/>
    <w:rsid w:val="000D3788"/>
    <w:rsid w:val="000D6E9F"/>
    <w:rsid w:val="000D7145"/>
    <w:rsid w:val="000E3957"/>
    <w:rsid w:val="000E696C"/>
    <w:rsid w:val="000F09C6"/>
    <w:rsid w:val="000F4770"/>
    <w:rsid w:val="000F5852"/>
    <w:rsid w:val="000F767E"/>
    <w:rsid w:val="001060B2"/>
    <w:rsid w:val="0011021D"/>
    <w:rsid w:val="00114D6B"/>
    <w:rsid w:val="00117742"/>
    <w:rsid w:val="00120D02"/>
    <w:rsid w:val="001475DF"/>
    <w:rsid w:val="00161F28"/>
    <w:rsid w:val="001640C3"/>
    <w:rsid w:val="00173AF0"/>
    <w:rsid w:val="00177A7D"/>
    <w:rsid w:val="001824D4"/>
    <w:rsid w:val="00190A87"/>
    <w:rsid w:val="0019120B"/>
    <w:rsid w:val="0019432E"/>
    <w:rsid w:val="00197A1C"/>
    <w:rsid w:val="001C6619"/>
    <w:rsid w:val="001D004F"/>
    <w:rsid w:val="00200FDC"/>
    <w:rsid w:val="00204CF4"/>
    <w:rsid w:val="00206FED"/>
    <w:rsid w:val="0022519D"/>
    <w:rsid w:val="0023172F"/>
    <w:rsid w:val="00234743"/>
    <w:rsid w:val="00255D54"/>
    <w:rsid w:val="002603DE"/>
    <w:rsid w:val="00260A0F"/>
    <w:rsid w:val="00270945"/>
    <w:rsid w:val="00271477"/>
    <w:rsid w:val="00271EF9"/>
    <w:rsid w:val="0028245D"/>
    <w:rsid w:val="002872FD"/>
    <w:rsid w:val="002A098F"/>
    <w:rsid w:val="002A7053"/>
    <w:rsid w:val="002A70CA"/>
    <w:rsid w:val="002A7729"/>
    <w:rsid w:val="002B2848"/>
    <w:rsid w:val="002C3930"/>
    <w:rsid w:val="002C48D5"/>
    <w:rsid w:val="002D5DE6"/>
    <w:rsid w:val="002D6E14"/>
    <w:rsid w:val="002D74EF"/>
    <w:rsid w:val="00301B78"/>
    <w:rsid w:val="00310D4D"/>
    <w:rsid w:val="00325844"/>
    <w:rsid w:val="003309F7"/>
    <w:rsid w:val="00333F4D"/>
    <w:rsid w:val="003452AE"/>
    <w:rsid w:val="00351F2E"/>
    <w:rsid w:val="00363B28"/>
    <w:rsid w:val="0036593A"/>
    <w:rsid w:val="003668C6"/>
    <w:rsid w:val="00367DBC"/>
    <w:rsid w:val="003748E1"/>
    <w:rsid w:val="003830A5"/>
    <w:rsid w:val="00392FF8"/>
    <w:rsid w:val="00397DE1"/>
    <w:rsid w:val="003B5DDA"/>
    <w:rsid w:val="003C3776"/>
    <w:rsid w:val="003C5B0C"/>
    <w:rsid w:val="004029F0"/>
    <w:rsid w:val="0041201B"/>
    <w:rsid w:val="00427BA6"/>
    <w:rsid w:val="00432EF6"/>
    <w:rsid w:val="0044214F"/>
    <w:rsid w:val="004547DF"/>
    <w:rsid w:val="00454C2E"/>
    <w:rsid w:val="004720CE"/>
    <w:rsid w:val="0047271A"/>
    <w:rsid w:val="00474D11"/>
    <w:rsid w:val="0047667A"/>
    <w:rsid w:val="004768C8"/>
    <w:rsid w:val="00481870"/>
    <w:rsid w:val="00483D1D"/>
    <w:rsid w:val="004850D5"/>
    <w:rsid w:val="004B135C"/>
    <w:rsid w:val="004C0C78"/>
    <w:rsid w:val="004C108C"/>
    <w:rsid w:val="004D0299"/>
    <w:rsid w:val="004E48B3"/>
    <w:rsid w:val="004F1575"/>
    <w:rsid w:val="004F7D5E"/>
    <w:rsid w:val="005027AF"/>
    <w:rsid w:val="00502CD0"/>
    <w:rsid w:val="00521CCF"/>
    <w:rsid w:val="00531A69"/>
    <w:rsid w:val="005412AD"/>
    <w:rsid w:val="00554135"/>
    <w:rsid w:val="00556DE7"/>
    <w:rsid w:val="005611CF"/>
    <w:rsid w:val="00573C2D"/>
    <w:rsid w:val="005819E9"/>
    <w:rsid w:val="0058510A"/>
    <w:rsid w:val="00594F9B"/>
    <w:rsid w:val="005A35E2"/>
    <w:rsid w:val="005A63CC"/>
    <w:rsid w:val="005A78D5"/>
    <w:rsid w:val="005B1ADC"/>
    <w:rsid w:val="005B22AF"/>
    <w:rsid w:val="005B3435"/>
    <w:rsid w:val="005C7DD7"/>
    <w:rsid w:val="005D42B6"/>
    <w:rsid w:val="00602183"/>
    <w:rsid w:val="00602805"/>
    <w:rsid w:val="006075DD"/>
    <w:rsid w:val="00615CEC"/>
    <w:rsid w:val="00622266"/>
    <w:rsid w:val="00623869"/>
    <w:rsid w:val="00655251"/>
    <w:rsid w:val="00660F0C"/>
    <w:rsid w:val="006772C4"/>
    <w:rsid w:val="00687ADB"/>
    <w:rsid w:val="006B4620"/>
    <w:rsid w:val="006B5D26"/>
    <w:rsid w:val="006B77BD"/>
    <w:rsid w:val="006B7E58"/>
    <w:rsid w:val="006C2A34"/>
    <w:rsid w:val="006D617A"/>
    <w:rsid w:val="006E75E5"/>
    <w:rsid w:val="006F4065"/>
    <w:rsid w:val="00713A94"/>
    <w:rsid w:val="00714C5E"/>
    <w:rsid w:val="00715B4E"/>
    <w:rsid w:val="00717ABA"/>
    <w:rsid w:val="00726115"/>
    <w:rsid w:val="00733F25"/>
    <w:rsid w:val="00751218"/>
    <w:rsid w:val="007527BE"/>
    <w:rsid w:val="00763260"/>
    <w:rsid w:val="007637DB"/>
    <w:rsid w:val="00775FDC"/>
    <w:rsid w:val="0078712A"/>
    <w:rsid w:val="0078765B"/>
    <w:rsid w:val="00787E96"/>
    <w:rsid w:val="007929D5"/>
    <w:rsid w:val="00796521"/>
    <w:rsid w:val="007B61B8"/>
    <w:rsid w:val="007C1881"/>
    <w:rsid w:val="007C48BB"/>
    <w:rsid w:val="007C60E3"/>
    <w:rsid w:val="007D264D"/>
    <w:rsid w:val="007D3C6A"/>
    <w:rsid w:val="007D4B55"/>
    <w:rsid w:val="007E0549"/>
    <w:rsid w:val="007F0838"/>
    <w:rsid w:val="0080586D"/>
    <w:rsid w:val="00806CE6"/>
    <w:rsid w:val="00807293"/>
    <w:rsid w:val="00813BD8"/>
    <w:rsid w:val="00813CDD"/>
    <w:rsid w:val="00826705"/>
    <w:rsid w:val="008435F5"/>
    <w:rsid w:val="00864A0A"/>
    <w:rsid w:val="00876D0C"/>
    <w:rsid w:val="0088027F"/>
    <w:rsid w:val="008900B8"/>
    <w:rsid w:val="00895C54"/>
    <w:rsid w:val="008A04E0"/>
    <w:rsid w:val="008B5DC3"/>
    <w:rsid w:val="008C4A20"/>
    <w:rsid w:val="008E5933"/>
    <w:rsid w:val="008E6DB8"/>
    <w:rsid w:val="008F3F0C"/>
    <w:rsid w:val="00904FBD"/>
    <w:rsid w:val="00914173"/>
    <w:rsid w:val="009258C6"/>
    <w:rsid w:val="00930E8E"/>
    <w:rsid w:val="00935433"/>
    <w:rsid w:val="00935EEC"/>
    <w:rsid w:val="00937FED"/>
    <w:rsid w:val="00942A75"/>
    <w:rsid w:val="00942D0A"/>
    <w:rsid w:val="00963E5E"/>
    <w:rsid w:val="00964ABF"/>
    <w:rsid w:val="0096686C"/>
    <w:rsid w:val="00971430"/>
    <w:rsid w:val="00980C22"/>
    <w:rsid w:val="00994E50"/>
    <w:rsid w:val="009975A4"/>
    <w:rsid w:val="009A0EA5"/>
    <w:rsid w:val="009A35A9"/>
    <w:rsid w:val="009A55A7"/>
    <w:rsid w:val="009C7EB5"/>
    <w:rsid w:val="009F025E"/>
    <w:rsid w:val="009F4CA4"/>
    <w:rsid w:val="009F66BE"/>
    <w:rsid w:val="00A00D13"/>
    <w:rsid w:val="00A1401C"/>
    <w:rsid w:val="00A14DA4"/>
    <w:rsid w:val="00A15D82"/>
    <w:rsid w:val="00A2258E"/>
    <w:rsid w:val="00A2678A"/>
    <w:rsid w:val="00A45171"/>
    <w:rsid w:val="00A53343"/>
    <w:rsid w:val="00A57870"/>
    <w:rsid w:val="00A61A5D"/>
    <w:rsid w:val="00A635A9"/>
    <w:rsid w:val="00A800F4"/>
    <w:rsid w:val="00A85CC3"/>
    <w:rsid w:val="00A86E85"/>
    <w:rsid w:val="00A8745C"/>
    <w:rsid w:val="00A95ADA"/>
    <w:rsid w:val="00AB790A"/>
    <w:rsid w:val="00AC6C30"/>
    <w:rsid w:val="00AE60EF"/>
    <w:rsid w:val="00B03B8E"/>
    <w:rsid w:val="00B03CD6"/>
    <w:rsid w:val="00B13290"/>
    <w:rsid w:val="00B23A63"/>
    <w:rsid w:val="00B25A1D"/>
    <w:rsid w:val="00B30924"/>
    <w:rsid w:val="00B4169B"/>
    <w:rsid w:val="00B417AF"/>
    <w:rsid w:val="00B41E3D"/>
    <w:rsid w:val="00B563F5"/>
    <w:rsid w:val="00B749A7"/>
    <w:rsid w:val="00B74D30"/>
    <w:rsid w:val="00B813F0"/>
    <w:rsid w:val="00B9147E"/>
    <w:rsid w:val="00B91A66"/>
    <w:rsid w:val="00B92882"/>
    <w:rsid w:val="00B96D1F"/>
    <w:rsid w:val="00BD492B"/>
    <w:rsid w:val="00BD6BED"/>
    <w:rsid w:val="00BF34F4"/>
    <w:rsid w:val="00BF7F1D"/>
    <w:rsid w:val="00C02F9F"/>
    <w:rsid w:val="00C04B84"/>
    <w:rsid w:val="00C053A6"/>
    <w:rsid w:val="00C05754"/>
    <w:rsid w:val="00C1760D"/>
    <w:rsid w:val="00C22AB4"/>
    <w:rsid w:val="00C30FDC"/>
    <w:rsid w:val="00C40EAC"/>
    <w:rsid w:val="00C4375D"/>
    <w:rsid w:val="00C5733C"/>
    <w:rsid w:val="00C579FD"/>
    <w:rsid w:val="00C72107"/>
    <w:rsid w:val="00C727F2"/>
    <w:rsid w:val="00C7485C"/>
    <w:rsid w:val="00C83F57"/>
    <w:rsid w:val="00C876AE"/>
    <w:rsid w:val="00C96541"/>
    <w:rsid w:val="00C97AF8"/>
    <w:rsid w:val="00CA300B"/>
    <w:rsid w:val="00CA774C"/>
    <w:rsid w:val="00CB5B28"/>
    <w:rsid w:val="00CC560E"/>
    <w:rsid w:val="00CD6FFD"/>
    <w:rsid w:val="00CE3F22"/>
    <w:rsid w:val="00CE5ED8"/>
    <w:rsid w:val="00CF5414"/>
    <w:rsid w:val="00D00D9B"/>
    <w:rsid w:val="00D02A67"/>
    <w:rsid w:val="00D04013"/>
    <w:rsid w:val="00D044A4"/>
    <w:rsid w:val="00D11262"/>
    <w:rsid w:val="00D11308"/>
    <w:rsid w:val="00D13523"/>
    <w:rsid w:val="00D32ADE"/>
    <w:rsid w:val="00D34BE1"/>
    <w:rsid w:val="00D34F12"/>
    <w:rsid w:val="00D44571"/>
    <w:rsid w:val="00D534FD"/>
    <w:rsid w:val="00D55B05"/>
    <w:rsid w:val="00D844CE"/>
    <w:rsid w:val="00D95346"/>
    <w:rsid w:val="00DA3D15"/>
    <w:rsid w:val="00DB1101"/>
    <w:rsid w:val="00DB26F5"/>
    <w:rsid w:val="00DC5C50"/>
    <w:rsid w:val="00DC6739"/>
    <w:rsid w:val="00DD018E"/>
    <w:rsid w:val="00DE357A"/>
    <w:rsid w:val="00DF3832"/>
    <w:rsid w:val="00DF48AE"/>
    <w:rsid w:val="00E01958"/>
    <w:rsid w:val="00E0713A"/>
    <w:rsid w:val="00E13147"/>
    <w:rsid w:val="00E170D3"/>
    <w:rsid w:val="00E17C38"/>
    <w:rsid w:val="00E25C1E"/>
    <w:rsid w:val="00E261D5"/>
    <w:rsid w:val="00E26945"/>
    <w:rsid w:val="00E4276A"/>
    <w:rsid w:val="00E430DF"/>
    <w:rsid w:val="00E544AA"/>
    <w:rsid w:val="00E6133D"/>
    <w:rsid w:val="00E81D3F"/>
    <w:rsid w:val="00EB29F5"/>
    <w:rsid w:val="00EB72D2"/>
    <w:rsid w:val="00EC07EB"/>
    <w:rsid w:val="00EC5656"/>
    <w:rsid w:val="00ED1E9D"/>
    <w:rsid w:val="00EF340D"/>
    <w:rsid w:val="00F014A5"/>
    <w:rsid w:val="00F16B59"/>
    <w:rsid w:val="00F178D0"/>
    <w:rsid w:val="00F26BD1"/>
    <w:rsid w:val="00F465D0"/>
    <w:rsid w:val="00F61645"/>
    <w:rsid w:val="00F649EE"/>
    <w:rsid w:val="00F7168E"/>
    <w:rsid w:val="00F74833"/>
    <w:rsid w:val="00F801B6"/>
    <w:rsid w:val="00F839A7"/>
    <w:rsid w:val="00F87200"/>
    <w:rsid w:val="00FA13EB"/>
    <w:rsid w:val="00FA17DC"/>
    <w:rsid w:val="00FA4C8D"/>
    <w:rsid w:val="00FA6B96"/>
    <w:rsid w:val="00FC2100"/>
    <w:rsid w:val="00FC36DE"/>
    <w:rsid w:val="00FD2F29"/>
    <w:rsid w:val="00FF3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C05754"/>
    <w:pPr>
      <w:ind w:left="720"/>
      <w:contextualSpacing/>
    </w:pPr>
  </w:style>
  <w:style w:type="paragraph" w:styleId="Revision">
    <w:name w:val="Revision"/>
    <w:hidden/>
    <w:uiPriority w:val="99"/>
    <w:semiHidden/>
    <w:rsid w:val="00260A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250040542">
      <w:bodyDiv w:val="1"/>
      <w:marLeft w:val="0"/>
      <w:marRight w:val="0"/>
      <w:marTop w:val="0"/>
      <w:marBottom w:val="0"/>
      <w:divBdr>
        <w:top w:val="none" w:sz="0" w:space="0" w:color="auto"/>
        <w:left w:val="none" w:sz="0" w:space="0" w:color="auto"/>
        <w:bottom w:val="none" w:sz="0" w:space="0" w:color="auto"/>
        <w:right w:val="none" w:sz="0" w:space="0" w:color="auto"/>
      </w:divBdr>
      <w:divsChild>
        <w:div w:id="1219197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https://orcid.org/" TargetMode="Externa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image" Target="media/image7.tiff"/><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x.doi.org/10.6084/m9.figshare.3178534.v2.%20Deposited%2015%20April%202016" TargetMode="External"/><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www.pnascentral.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8672</TotalTime>
  <Pages>59</Pages>
  <Words>13079</Words>
  <Characters>78870</Characters>
  <Application>Microsoft Office Word</Application>
  <DocSecurity>0</DocSecurity>
  <Lines>998</Lines>
  <Paragraphs>44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91905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Nikollas Moreira Benites</cp:lastModifiedBy>
  <cp:revision>108</cp:revision>
  <dcterms:created xsi:type="dcterms:W3CDTF">2025-02-26T01:27:00Z</dcterms:created>
  <dcterms:modified xsi:type="dcterms:W3CDTF">2025-06-06T17:57:00Z</dcterms:modified>
</cp:coreProperties>
</file>